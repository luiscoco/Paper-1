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C0A7F" w14:textId="3AD9DEAC" w:rsidR="008234E7" w:rsidRPr="006453D9" w:rsidRDefault="008234E7" w:rsidP="008234E7">
      <w:pPr>
        <w:pStyle w:val="MDPI11articletype"/>
      </w:pPr>
      <w:r w:rsidRPr="006453D9">
        <w:t>Article</w:t>
      </w:r>
    </w:p>
    <w:p w14:paraId="1AABB19C" w14:textId="1BDC9E98" w:rsidR="008234E7" w:rsidRPr="003B1AF1" w:rsidRDefault="003061D5" w:rsidP="008234E7">
      <w:pPr>
        <w:pStyle w:val="MDPI12title"/>
      </w:pPr>
      <w:r>
        <w:t>E</w:t>
      </w:r>
      <w:r w:rsidRPr="003061D5">
        <w:t xml:space="preserve">nhancing </w:t>
      </w:r>
      <w:r w:rsidR="00C9743C">
        <w:t>s-</w:t>
      </w:r>
      <w:r>
        <w:t>CO</w:t>
      </w:r>
      <w:r w:rsidRPr="003061D5">
        <w:rPr>
          <w:vertAlign w:val="subscript"/>
        </w:rPr>
        <w:t>2</w:t>
      </w:r>
      <w:r w:rsidRPr="003061D5">
        <w:t xml:space="preserve"> Brayton Power Cycle Efficiency in Cold A</w:t>
      </w:r>
      <w:r>
        <w:t>m</w:t>
      </w:r>
      <w:r w:rsidRPr="003061D5">
        <w:t>bient Conditions Through Working Fluid Blends</w:t>
      </w:r>
    </w:p>
    <w:p w14:paraId="47C970BC" w14:textId="7E9433F1" w:rsidR="00791F3C" w:rsidRPr="005A5C0E" w:rsidRDefault="003061D5" w:rsidP="008234E7">
      <w:pPr>
        <w:pStyle w:val="MDPI13authornames"/>
        <w:rPr>
          <w:lang w:val="es-ES"/>
          <w:rPrChange w:id="0" w:author="Luis Coco Enriquez" w:date="2025-05-20T09:26:00Z">
            <w:rPr/>
          </w:rPrChange>
        </w:rPr>
      </w:pPr>
      <w:r w:rsidRPr="005A5C0E">
        <w:rPr>
          <w:lang w:val="es-ES"/>
          <w:rPrChange w:id="1" w:author="Luis Coco Enriquez" w:date="2025-05-20T09:26:00Z">
            <w:rPr/>
          </w:rPrChange>
        </w:rPr>
        <w:t>Paul Tafur-Escanta</w:t>
      </w:r>
      <w:r w:rsidR="008234E7" w:rsidRPr="005A5C0E">
        <w:rPr>
          <w:lang w:val="es-ES"/>
          <w:rPrChange w:id="2" w:author="Luis Coco Enriquez" w:date="2025-05-20T09:26:00Z">
            <w:rPr/>
          </w:rPrChange>
        </w:rPr>
        <w:t xml:space="preserve"> </w:t>
      </w:r>
      <w:r w:rsidR="008234E7" w:rsidRPr="005A5C0E">
        <w:rPr>
          <w:vertAlign w:val="superscript"/>
          <w:lang w:val="es-ES"/>
          <w:rPrChange w:id="3" w:author="Luis Coco Enriquez" w:date="2025-05-20T09:26:00Z">
            <w:rPr>
              <w:vertAlign w:val="superscript"/>
            </w:rPr>
          </w:rPrChange>
        </w:rPr>
        <w:t>1</w:t>
      </w:r>
      <w:r w:rsidR="008234E7" w:rsidRPr="005A5C0E">
        <w:rPr>
          <w:lang w:val="es-ES"/>
          <w:rPrChange w:id="4" w:author="Luis Coco Enriquez" w:date="2025-05-20T09:26:00Z">
            <w:rPr/>
          </w:rPrChange>
        </w:rPr>
        <w:t xml:space="preserve">, </w:t>
      </w:r>
      <w:r w:rsidRPr="005A5C0E">
        <w:rPr>
          <w:lang w:val="es-ES"/>
          <w:rPrChange w:id="5" w:author="Luis Coco Enriquez" w:date="2025-05-20T09:26:00Z">
            <w:rPr/>
          </w:rPrChange>
        </w:rPr>
        <w:t xml:space="preserve">Luis Coco-Enríquez </w:t>
      </w:r>
      <w:r w:rsidRPr="005A5C0E">
        <w:rPr>
          <w:vertAlign w:val="superscript"/>
          <w:lang w:val="es-ES"/>
          <w:rPrChange w:id="6" w:author="Luis Coco Enriquez" w:date="2025-05-20T09:26:00Z">
            <w:rPr>
              <w:vertAlign w:val="superscript"/>
            </w:rPr>
          </w:rPrChange>
        </w:rPr>
        <w:t>2,</w:t>
      </w:r>
      <w:r w:rsidRPr="005A5C0E">
        <w:rPr>
          <w:lang w:val="es-ES"/>
          <w:rPrChange w:id="7" w:author="Luis Coco Enriquez" w:date="2025-05-20T09:26:00Z">
            <w:rPr/>
          </w:rPrChange>
        </w:rPr>
        <w:t xml:space="preserve">*, </w:t>
      </w:r>
      <w:r w:rsidRPr="00F242B8">
        <w:rPr>
          <w:lang w:val="es-MX"/>
        </w:rPr>
        <w:t>Robert Valencia-Chapi</w:t>
      </w:r>
      <w:r w:rsidR="008234E7" w:rsidRPr="005A5C0E">
        <w:rPr>
          <w:lang w:val="es-ES"/>
          <w:rPrChange w:id="8" w:author="Luis Coco Enriquez" w:date="2025-05-20T09:26:00Z">
            <w:rPr/>
          </w:rPrChange>
        </w:rPr>
        <w:t xml:space="preserve"> </w:t>
      </w:r>
      <w:r w:rsidRPr="005A5C0E">
        <w:rPr>
          <w:vertAlign w:val="superscript"/>
          <w:lang w:val="es-ES"/>
          <w:rPrChange w:id="9" w:author="Luis Coco Enriquez" w:date="2025-05-20T09:26:00Z">
            <w:rPr>
              <w:vertAlign w:val="superscript"/>
            </w:rPr>
          </w:rPrChange>
        </w:rPr>
        <w:t>1</w:t>
      </w:r>
      <w:r w:rsidR="008234E7" w:rsidRPr="005A5C0E">
        <w:rPr>
          <w:lang w:val="es-ES"/>
          <w:rPrChange w:id="10" w:author="Luis Coco Enriquez" w:date="2025-05-20T09:26:00Z">
            <w:rPr/>
          </w:rPrChange>
        </w:rPr>
        <w:t xml:space="preserve"> and </w:t>
      </w:r>
      <w:r w:rsidRPr="005A5C0E">
        <w:rPr>
          <w:lang w:val="es-ES"/>
          <w:rPrChange w:id="11" w:author="Luis Coco Enriquez" w:date="2025-05-20T09:26:00Z">
            <w:rPr/>
          </w:rPrChange>
        </w:rPr>
        <w:t>Javier Muñoz-Antón</w:t>
      </w:r>
      <w:r w:rsidR="008234E7" w:rsidRPr="005A5C0E">
        <w:rPr>
          <w:lang w:val="es-ES"/>
          <w:rPrChange w:id="12" w:author="Luis Coco Enriquez" w:date="2025-05-20T09:26:00Z">
            <w:rPr/>
          </w:rPrChange>
        </w:rPr>
        <w:t xml:space="preserve"> </w:t>
      </w:r>
      <w:r w:rsidR="00346169" w:rsidRPr="005A5C0E">
        <w:rPr>
          <w:vertAlign w:val="superscript"/>
          <w:lang w:val="es-ES"/>
          <w:rPrChange w:id="13" w:author="Luis Coco Enriquez" w:date="2025-05-20T09:26:00Z">
            <w:rPr>
              <w:vertAlign w:val="superscript"/>
            </w:rPr>
          </w:rPrChange>
        </w:rPr>
        <w:t>3</w:t>
      </w:r>
    </w:p>
    <w:tbl>
      <w:tblPr>
        <w:tblpPr w:leftFromText="198" w:rightFromText="198" w:vertAnchor="page" w:horzAnchor="margin" w:tblpY="11407"/>
        <w:tblW w:w="2410" w:type="dxa"/>
        <w:tblLayout w:type="fixed"/>
        <w:tblCellMar>
          <w:left w:w="0" w:type="dxa"/>
          <w:right w:w="0" w:type="dxa"/>
        </w:tblCellMar>
        <w:tblLook w:val="04A0" w:firstRow="1" w:lastRow="0" w:firstColumn="1" w:lastColumn="0" w:noHBand="0" w:noVBand="1"/>
      </w:tblPr>
      <w:tblGrid>
        <w:gridCol w:w="2410"/>
      </w:tblGrid>
      <w:tr w:rsidR="00791F3C" w:rsidRPr="00D4314B" w14:paraId="05E6770E" w14:textId="77777777" w:rsidTr="000D20E3">
        <w:tc>
          <w:tcPr>
            <w:tcW w:w="2410" w:type="dxa"/>
            <w:shd w:val="clear" w:color="auto" w:fill="auto"/>
          </w:tcPr>
          <w:p w14:paraId="15F6A594" w14:textId="77777777" w:rsidR="00791F3C" w:rsidRDefault="00791F3C" w:rsidP="000D20E3">
            <w:pPr>
              <w:pStyle w:val="MDPI15academiceditor"/>
              <w:spacing w:before="0" w:after="120"/>
            </w:pPr>
            <w:r>
              <w:t>Academic Editor: Firstname Lastname</w:t>
            </w:r>
          </w:p>
          <w:p w14:paraId="323AEAF8" w14:textId="77777777" w:rsidR="00791F3C" w:rsidRPr="00106473" w:rsidRDefault="00791F3C" w:rsidP="000D20E3">
            <w:pPr>
              <w:pStyle w:val="MDPI14history"/>
              <w:spacing w:before="120"/>
            </w:pPr>
            <w:r w:rsidRPr="00106473">
              <w:t>Received: date</w:t>
            </w:r>
          </w:p>
          <w:p w14:paraId="1954FB85" w14:textId="77777777" w:rsidR="00791F3C" w:rsidRDefault="00791F3C" w:rsidP="000D20E3">
            <w:pPr>
              <w:pStyle w:val="MDPI14history"/>
            </w:pPr>
            <w:r>
              <w:t>Revised: date</w:t>
            </w:r>
          </w:p>
          <w:p w14:paraId="6C41E578" w14:textId="77777777" w:rsidR="00791F3C" w:rsidRPr="00106473" w:rsidRDefault="00791F3C" w:rsidP="000D20E3">
            <w:pPr>
              <w:pStyle w:val="MDPI14history"/>
            </w:pPr>
            <w:r>
              <w:t>Accepted: date</w:t>
            </w:r>
          </w:p>
          <w:p w14:paraId="370D29BA" w14:textId="77777777" w:rsidR="00791F3C" w:rsidRPr="00106473" w:rsidRDefault="00791F3C" w:rsidP="000D20E3">
            <w:pPr>
              <w:pStyle w:val="MDPI14history"/>
              <w:spacing w:after="120"/>
            </w:pPr>
            <w:r w:rsidRPr="00106473">
              <w:t>Published: date</w:t>
            </w:r>
          </w:p>
          <w:p w14:paraId="0F06853D" w14:textId="77777777" w:rsidR="00791F3C" w:rsidRPr="00D4314B" w:rsidRDefault="00791F3C" w:rsidP="000D20E3">
            <w:pPr>
              <w:pStyle w:val="MDPI61citation"/>
              <w:rPr>
                <w:lang w:bidi="en-US"/>
              </w:rPr>
            </w:pPr>
            <w:r w:rsidRPr="006B367E">
              <w:rPr>
                <w:b/>
                <w:lang w:bidi="en-US"/>
              </w:rPr>
              <w:t xml:space="preserve">Citation: </w:t>
            </w:r>
            <w:r>
              <w:rPr>
                <w:lang w:bidi="en-US"/>
              </w:rPr>
              <w:t>To be added by editorial staff during production.</w:t>
            </w:r>
          </w:p>
          <w:p w14:paraId="08321F46" w14:textId="77777777" w:rsidR="00791F3C" w:rsidRPr="00D4314B" w:rsidRDefault="00791F3C" w:rsidP="000D20E3">
            <w:pPr>
              <w:pStyle w:val="MDPI72copyright"/>
              <w:rPr>
                <w:rFonts w:eastAsia="DengXian"/>
                <w:lang w:bidi="en-US"/>
              </w:rPr>
            </w:pPr>
            <w:r w:rsidRPr="00D4314B">
              <w:rPr>
                <w:rFonts w:eastAsia="DengXian"/>
                <w:b/>
                <w:lang w:bidi="en-US"/>
              </w:rPr>
              <w:t>Copyright:</w:t>
            </w:r>
            <w:r w:rsidRPr="00D4314B">
              <w:rPr>
                <w:rFonts w:eastAsia="DengXian"/>
                <w:lang w:bidi="en-US"/>
              </w:rPr>
              <w:t xml:space="preserve"> </w:t>
            </w:r>
            <w:r>
              <w:rPr>
                <w:rFonts w:eastAsia="DengXian"/>
                <w:lang w:bidi="en-US"/>
              </w:rPr>
              <w:t xml:space="preserve">© 2025 by the authors. Submitted for possible open access publication under the terms and conditions of the Creative Commons </w:t>
            </w:r>
            <w:r w:rsidRPr="00D4314B">
              <w:rPr>
                <w:rFonts w:eastAsia="DengXian"/>
                <w:lang w:bidi="en-US"/>
              </w:rPr>
              <w:t>Attribution (CC BY) license (</w:t>
            </w:r>
            <w:r>
              <w:rPr>
                <w:rFonts w:eastAsia="DengXian"/>
                <w:lang w:bidi="en-US"/>
              </w:rPr>
              <w:t>https://</w:t>
            </w:r>
            <w:r w:rsidRPr="00D4314B">
              <w:rPr>
                <w:rFonts w:eastAsia="DengXian"/>
                <w:lang w:bidi="en-US"/>
              </w:rPr>
              <w:t>creativecommons.org/licenses/by/4.0/).</w:t>
            </w:r>
          </w:p>
        </w:tc>
      </w:tr>
    </w:tbl>
    <w:p w14:paraId="75721785" w14:textId="3F7063CB" w:rsidR="008234E7" w:rsidRPr="005A5C0E" w:rsidRDefault="002C7018" w:rsidP="008234E7">
      <w:pPr>
        <w:pStyle w:val="MDPI16affiliation"/>
        <w:rPr>
          <w:lang w:val="es-ES"/>
          <w:rPrChange w:id="14" w:author="Luis Coco Enriquez" w:date="2025-05-20T09:26:00Z">
            <w:rPr/>
          </w:rPrChange>
        </w:rPr>
      </w:pPr>
      <w:r w:rsidRPr="005A5C0E">
        <w:rPr>
          <w:vertAlign w:val="superscript"/>
          <w:lang w:val="es-ES"/>
          <w:rPrChange w:id="15" w:author="Luis Coco Enriquez" w:date="2025-05-20T09:26:00Z">
            <w:rPr>
              <w:vertAlign w:val="superscript"/>
            </w:rPr>
          </w:rPrChange>
        </w:rPr>
        <w:t>1</w:t>
      </w:r>
      <w:r w:rsidR="008234E7" w:rsidRPr="005A5C0E">
        <w:rPr>
          <w:lang w:val="es-ES"/>
          <w:rPrChange w:id="16" w:author="Luis Coco Enriquez" w:date="2025-05-20T09:26:00Z">
            <w:rPr/>
          </w:rPrChange>
        </w:rPr>
        <w:tab/>
      </w:r>
      <w:r w:rsidR="00346169" w:rsidRPr="005A5C0E">
        <w:rPr>
          <w:lang w:val="es-ES"/>
          <w:rPrChange w:id="17" w:author="Luis Coco Enriquez" w:date="2025-05-20T09:26:00Z">
            <w:rPr/>
          </w:rPrChange>
        </w:rPr>
        <w:t>Universidad Técnica del Norte, Ibarra 100150, Ecuador</w:t>
      </w:r>
      <w:r w:rsidR="008234E7" w:rsidRPr="005A5C0E">
        <w:rPr>
          <w:lang w:val="es-ES"/>
          <w:rPrChange w:id="18" w:author="Luis Coco Enriquez" w:date="2025-05-20T09:26:00Z">
            <w:rPr/>
          </w:rPrChange>
        </w:rPr>
        <w:t xml:space="preserve">; </w:t>
      </w:r>
      <w:r w:rsidR="00000000">
        <w:fldChar w:fldCharType="begin"/>
      </w:r>
      <w:r w:rsidR="00000000" w:rsidRPr="005A5C0E">
        <w:rPr>
          <w:lang w:val="es-ES"/>
          <w:rPrChange w:id="19" w:author="Luis Coco Enriquez" w:date="2025-05-20T09:26:00Z">
            <w:rPr/>
          </w:rPrChange>
        </w:rPr>
        <w:instrText>HYPERLINK "mailto:rmvalencia@utn.edu.ec"</w:instrText>
      </w:r>
      <w:r w:rsidR="00000000">
        <w:fldChar w:fldCharType="separate"/>
      </w:r>
      <w:r w:rsidR="00837C17" w:rsidRPr="005A5C0E">
        <w:rPr>
          <w:rStyle w:val="Hipervnculo"/>
          <w:lang w:val="es-ES"/>
          <w:rPrChange w:id="20" w:author="Luis Coco Enriquez" w:date="2025-05-20T09:26:00Z">
            <w:rPr>
              <w:rStyle w:val="Hipervnculo"/>
            </w:rPr>
          </w:rPrChange>
        </w:rPr>
        <w:t>rmvalencia@utn.edu.ec</w:t>
      </w:r>
      <w:r w:rsidR="00000000">
        <w:rPr>
          <w:rStyle w:val="Hipervnculo"/>
        </w:rPr>
        <w:fldChar w:fldCharType="end"/>
      </w:r>
      <w:r w:rsidR="00837C17" w:rsidRPr="005A5C0E">
        <w:rPr>
          <w:lang w:val="es-ES"/>
          <w:rPrChange w:id="21" w:author="Luis Coco Enriquez" w:date="2025-05-20T09:26:00Z">
            <w:rPr/>
          </w:rPrChange>
        </w:rPr>
        <w:t xml:space="preserve"> (R.V.</w:t>
      </w:r>
      <w:r w:rsidR="001A2387" w:rsidRPr="005A5C0E">
        <w:rPr>
          <w:lang w:val="es-ES"/>
          <w:rPrChange w:id="22" w:author="Luis Coco Enriquez" w:date="2025-05-20T09:26:00Z">
            <w:rPr/>
          </w:rPrChange>
        </w:rPr>
        <w:t>-</w:t>
      </w:r>
      <w:r w:rsidR="00837C17" w:rsidRPr="005A5C0E">
        <w:rPr>
          <w:lang w:val="es-ES"/>
          <w:rPrChange w:id="23" w:author="Luis Coco Enriquez" w:date="2025-05-20T09:26:00Z">
            <w:rPr/>
          </w:rPrChange>
        </w:rPr>
        <w:t xml:space="preserve">C.); </w:t>
      </w:r>
      <w:r w:rsidR="00000000">
        <w:fldChar w:fldCharType="begin"/>
      </w:r>
      <w:r w:rsidR="00000000" w:rsidRPr="005A5C0E">
        <w:rPr>
          <w:lang w:val="es-ES"/>
          <w:rPrChange w:id="24" w:author="Luis Coco Enriquez" w:date="2025-05-20T09:26:00Z">
            <w:rPr/>
          </w:rPrChange>
        </w:rPr>
        <w:instrText>HYPERLINK "mailto:pmtafur@utn.edu.ec"</w:instrText>
      </w:r>
      <w:r w:rsidR="00000000">
        <w:fldChar w:fldCharType="separate"/>
      </w:r>
      <w:r w:rsidR="00837C17" w:rsidRPr="005A5C0E">
        <w:rPr>
          <w:rStyle w:val="Hipervnculo"/>
          <w:lang w:val="es-ES"/>
          <w:rPrChange w:id="25" w:author="Luis Coco Enriquez" w:date="2025-05-20T09:26:00Z">
            <w:rPr>
              <w:rStyle w:val="Hipervnculo"/>
            </w:rPr>
          </w:rPrChange>
        </w:rPr>
        <w:t>pmtafur@utn.edu.ec</w:t>
      </w:r>
      <w:r w:rsidR="00000000">
        <w:rPr>
          <w:rStyle w:val="Hipervnculo"/>
        </w:rPr>
        <w:fldChar w:fldCharType="end"/>
      </w:r>
      <w:r w:rsidR="00837C17" w:rsidRPr="005A5C0E">
        <w:rPr>
          <w:lang w:val="es-ES"/>
          <w:rPrChange w:id="26" w:author="Luis Coco Enriquez" w:date="2025-05-20T09:26:00Z">
            <w:rPr/>
          </w:rPrChange>
        </w:rPr>
        <w:t xml:space="preserve"> (P.T.</w:t>
      </w:r>
      <w:r w:rsidR="001A2387" w:rsidRPr="005A5C0E">
        <w:rPr>
          <w:lang w:val="es-ES"/>
          <w:rPrChange w:id="27" w:author="Luis Coco Enriquez" w:date="2025-05-20T09:26:00Z">
            <w:rPr/>
          </w:rPrChange>
        </w:rPr>
        <w:t>-</w:t>
      </w:r>
      <w:r w:rsidR="00837C17" w:rsidRPr="005A5C0E">
        <w:rPr>
          <w:lang w:val="es-ES"/>
          <w:rPrChange w:id="28" w:author="Luis Coco Enriquez" w:date="2025-05-20T09:26:00Z">
            <w:rPr/>
          </w:rPrChange>
        </w:rPr>
        <w:t>E.)</w:t>
      </w:r>
    </w:p>
    <w:p w14:paraId="34FD3570" w14:textId="0691CF0C" w:rsidR="008234E7" w:rsidRPr="005A5C0E" w:rsidRDefault="008234E7" w:rsidP="008234E7">
      <w:pPr>
        <w:pStyle w:val="MDPI16affiliation"/>
        <w:rPr>
          <w:lang w:val="es-ES"/>
          <w:rPrChange w:id="29" w:author="Luis Coco Enriquez" w:date="2025-05-20T09:26:00Z">
            <w:rPr/>
          </w:rPrChange>
        </w:rPr>
      </w:pPr>
      <w:r w:rsidRPr="005A5C0E">
        <w:rPr>
          <w:vertAlign w:val="superscript"/>
          <w:lang w:val="es-ES"/>
          <w:rPrChange w:id="30" w:author="Luis Coco Enriquez" w:date="2025-05-20T09:26:00Z">
            <w:rPr>
              <w:vertAlign w:val="superscript"/>
            </w:rPr>
          </w:rPrChange>
        </w:rPr>
        <w:t>2</w:t>
      </w:r>
      <w:r w:rsidRPr="005A5C0E">
        <w:rPr>
          <w:lang w:val="es-ES"/>
          <w:rPrChange w:id="31" w:author="Luis Coco Enriquez" w:date="2025-05-20T09:26:00Z">
            <w:rPr/>
          </w:rPrChange>
        </w:rPr>
        <w:tab/>
      </w:r>
      <w:r w:rsidR="00346169" w:rsidRPr="005A5C0E">
        <w:rPr>
          <w:lang w:val="es-ES"/>
          <w:rPrChange w:id="32" w:author="Luis Coco Enriquez" w:date="2025-05-20T09:26:00Z">
            <w:rPr/>
          </w:rPrChange>
        </w:rPr>
        <w:t>Luxoft (DXC Technology), Madrid 28232, España</w:t>
      </w:r>
      <w:r w:rsidR="00313C6E" w:rsidRPr="005A5C0E">
        <w:rPr>
          <w:lang w:val="es-ES"/>
          <w:rPrChange w:id="33" w:author="Luis Coco Enriquez" w:date="2025-05-20T09:26:00Z">
            <w:rPr/>
          </w:rPrChange>
        </w:rPr>
        <w:t>.</w:t>
      </w:r>
    </w:p>
    <w:p w14:paraId="5BBB4B28" w14:textId="587BD39A" w:rsidR="00346169" w:rsidRPr="005A5C0E" w:rsidRDefault="00346169" w:rsidP="008234E7">
      <w:pPr>
        <w:pStyle w:val="MDPI16affiliation"/>
        <w:rPr>
          <w:lang w:val="es-ES"/>
          <w:rPrChange w:id="34" w:author="Luis Coco Enriquez" w:date="2025-05-20T09:26:00Z">
            <w:rPr/>
          </w:rPrChange>
        </w:rPr>
      </w:pPr>
      <w:r w:rsidRPr="005A5C0E">
        <w:rPr>
          <w:vertAlign w:val="superscript"/>
          <w:lang w:val="es-ES"/>
          <w:rPrChange w:id="35" w:author="Luis Coco Enriquez" w:date="2025-05-20T09:26:00Z">
            <w:rPr>
              <w:vertAlign w:val="superscript"/>
            </w:rPr>
          </w:rPrChange>
        </w:rPr>
        <w:t>3</w:t>
      </w:r>
      <w:r w:rsidRPr="005A5C0E">
        <w:rPr>
          <w:lang w:val="es-ES"/>
          <w:rPrChange w:id="36" w:author="Luis Coco Enriquez" w:date="2025-05-20T09:26:00Z">
            <w:rPr/>
          </w:rPrChange>
        </w:rPr>
        <w:tab/>
      </w:r>
      <w:r w:rsidRPr="00F242B8">
        <w:rPr>
          <w:lang w:val="es-MX"/>
        </w:rPr>
        <w:t>Universidad Politécnica de Madrid, Madrid 28006, España</w:t>
      </w:r>
      <w:r>
        <w:rPr>
          <w:lang w:val="es-MX"/>
        </w:rPr>
        <w:t>;</w:t>
      </w:r>
      <w:r w:rsidR="00837C17">
        <w:rPr>
          <w:lang w:val="es-MX"/>
        </w:rPr>
        <w:t xml:space="preserve"> </w:t>
      </w:r>
      <w:r w:rsidR="00000000">
        <w:fldChar w:fldCharType="begin"/>
      </w:r>
      <w:r w:rsidR="00000000" w:rsidRPr="005A5C0E">
        <w:rPr>
          <w:lang w:val="es-ES"/>
          <w:rPrChange w:id="37" w:author="Luis Coco Enriquez" w:date="2025-05-20T09:26:00Z">
            <w:rPr/>
          </w:rPrChange>
        </w:rPr>
        <w:instrText>HYPERLINK "mailto:jamunoz@etsii.upm.es"</w:instrText>
      </w:r>
      <w:r w:rsidR="00000000">
        <w:fldChar w:fldCharType="separate"/>
      </w:r>
      <w:r w:rsidR="00837C17" w:rsidRPr="00283213">
        <w:rPr>
          <w:rStyle w:val="Hipervnculo"/>
          <w:lang w:val="es-MX"/>
        </w:rPr>
        <w:t>jamunoz@etsii.upm.es</w:t>
      </w:r>
      <w:r w:rsidR="00000000">
        <w:rPr>
          <w:rStyle w:val="Hipervnculo"/>
          <w:lang w:val="es-MX"/>
        </w:rPr>
        <w:fldChar w:fldCharType="end"/>
      </w:r>
      <w:r w:rsidR="00837C17">
        <w:rPr>
          <w:lang w:val="es-MX"/>
        </w:rPr>
        <w:t xml:space="preserve"> (J.M.</w:t>
      </w:r>
      <w:r w:rsidR="001A2387">
        <w:rPr>
          <w:lang w:val="es-MX"/>
        </w:rPr>
        <w:t>-</w:t>
      </w:r>
      <w:r w:rsidR="00837C17">
        <w:rPr>
          <w:lang w:val="es-MX"/>
        </w:rPr>
        <w:t>A.)</w:t>
      </w:r>
    </w:p>
    <w:p w14:paraId="70F7E7B8" w14:textId="72E01FF6" w:rsidR="008234E7" w:rsidRPr="00550626" w:rsidRDefault="008234E7" w:rsidP="008234E7">
      <w:pPr>
        <w:pStyle w:val="MDPI16affiliation"/>
      </w:pPr>
      <w:r w:rsidRPr="00D92634">
        <w:rPr>
          <w:b/>
        </w:rPr>
        <w:t>*</w:t>
      </w:r>
      <w:r w:rsidRPr="00D945EC">
        <w:tab/>
        <w:t xml:space="preserve">Correspondence: </w:t>
      </w:r>
      <w:hyperlink r:id="rId8" w:history="1">
        <w:r w:rsidR="00837C17" w:rsidRPr="00283213">
          <w:rPr>
            <w:rStyle w:val="Hipervnculo"/>
          </w:rPr>
          <w:t>luiscocoenriquez@hotmail.com</w:t>
        </w:r>
      </w:hyperlink>
      <w:r w:rsidR="00837C17">
        <w:t xml:space="preserve"> (L.C.</w:t>
      </w:r>
      <w:r w:rsidR="001A2387">
        <w:t>-</w:t>
      </w:r>
      <w:r w:rsidR="00837C17">
        <w:t>E.)</w:t>
      </w:r>
    </w:p>
    <w:p w14:paraId="71817C78" w14:textId="1856BEC2" w:rsidR="008234E7" w:rsidRPr="006B367E" w:rsidRDefault="008234E7" w:rsidP="00074D70">
      <w:pPr>
        <w:pStyle w:val="MDPI17abstract"/>
        <w:rPr>
          <w:szCs w:val="18"/>
        </w:rPr>
      </w:pPr>
      <w:r w:rsidRPr="006B367E">
        <w:rPr>
          <w:b/>
          <w:szCs w:val="18"/>
        </w:rPr>
        <w:t xml:space="preserve">Abstract: </w:t>
      </w:r>
      <w:r w:rsidR="009A54E4" w:rsidRPr="00261F02">
        <w:rPr>
          <w:szCs w:val="18"/>
        </w:rPr>
        <w:t>Supercritical</w:t>
      </w:r>
      <w:r w:rsidR="009A54E4">
        <w:rPr>
          <w:szCs w:val="18"/>
        </w:rPr>
        <w:t xml:space="preserve"> carbon</w:t>
      </w:r>
      <w:r w:rsidR="00C9743C">
        <w:rPr>
          <w:szCs w:val="18"/>
        </w:rPr>
        <w:t xml:space="preserve"> </w:t>
      </w:r>
      <w:r w:rsidR="00C9743C" w:rsidRPr="00C9743C">
        <w:rPr>
          <w:szCs w:val="18"/>
        </w:rPr>
        <w:t>dioxide (s</w:t>
      </w:r>
      <w:r w:rsidR="00A26E16">
        <w:rPr>
          <w:szCs w:val="18"/>
        </w:rPr>
        <w:t>-</w:t>
      </w:r>
      <w:r w:rsidR="00C9743C" w:rsidRPr="00C9743C">
        <w:rPr>
          <w:szCs w:val="18"/>
        </w:rPr>
        <w:t xml:space="preserve">CO₂) Brayton cycles have been identified as a potentially effective solution for high-efficiency energy conversion, primarily due to their compact design and favorable thermophysical properties. </w:t>
      </w:r>
      <w:del w:id="38" w:author="Luis Coco Enriquez" w:date="2025-05-20T10:10:00Z">
        <w:r w:rsidR="00C9743C" w:rsidRPr="00C9743C" w:rsidDel="000163D4">
          <w:rPr>
            <w:szCs w:val="18"/>
          </w:rPr>
          <w:delText xml:space="preserve">However, their performance is limited in cold environments </w:delText>
        </w:r>
      </w:del>
      <w:ins w:id="39" w:author="Luis Coco Enriquez" w:date="2025-05-20T10:10:00Z">
        <w:r w:rsidR="000163D4">
          <w:rPr>
            <w:szCs w:val="18"/>
          </w:rPr>
          <w:t xml:space="preserve"> </w:t>
        </w:r>
        <w:r w:rsidR="000163D4" w:rsidRPr="000163D4">
          <w:rPr>
            <w:szCs w:val="18"/>
          </w:rPr>
          <w:t>However, performance limitations arise in cold environments, such as Greenland, Russia, Canada, Sweden, Norway, Finland, Alaska,</w:t>
        </w:r>
      </w:ins>
      <w:ins w:id="40" w:author="Luis Coco Enriquez" w:date="2025-05-20T10:11:00Z">
        <w:r w:rsidR="000163D4">
          <w:rPr>
            <w:szCs w:val="18"/>
          </w:rPr>
          <w:t xml:space="preserve"> etc,</w:t>
        </w:r>
      </w:ins>
      <w:ins w:id="41" w:author="Luis Coco Enriquez" w:date="2025-05-20T10:10:00Z">
        <w:r w:rsidR="000163D4" w:rsidRPr="000163D4">
          <w:rPr>
            <w:szCs w:val="18"/>
          </w:rPr>
          <w:t xml:space="preserve"> </w:t>
        </w:r>
      </w:ins>
      <w:r w:rsidR="00C9743C" w:rsidRPr="00C9743C">
        <w:rPr>
          <w:szCs w:val="18"/>
        </w:rPr>
        <w:t>because pure CO₂ has a relatively high critical temperature (31°C), leading to phase instability and operational challenges at low compressor inlet temperatures (CIT). This study investigates the performance benefits of blending CO</w:t>
      </w:r>
      <w:r w:rsidR="00C9743C" w:rsidRPr="00D549B7">
        <w:rPr>
          <w:szCs w:val="18"/>
          <w:vertAlign w:val="subscript"/>
          <w:rPrChange w:id="42" w:author="Luis Coco Enriquez" w:date="2025-05-20T09:34:00Z">
            <w:rPr>
              <w:szCs w:val="18"/>
            </w:rPr>
          </w:rPrChange>
        </w:rPr>
        <w:t>2</w:t>
      </w:r>
      <w:r w:rsidR="00C9743C" w:rsidRPr="00C9743C">
        <w:rPr>
          <w:szCs w:val="18"/>
        </w:rPr>
        <w:t xml:space="preserve"> with low-critical-temperature additives (Methane (CH</w:t>
      </w:r>
      <w:r w:rsidR="00C9743C" w:rsidRPr="00D549B7">
        <w:rPr>
          <w:szCs w:val="18"/>
          <w:vertAlign w:val="subscript"/>
          <w:rPrChange w:id="43" w:author="Luis Coco Enriquez" w:date="2025-05-20T09:35:00Z">
            <w:rPr>
              <w:szCs w:val="18"/>
            </w:rPr>
          </w:rPrChange>
        </w:rPr>
        <w:t>4</w:t>
      </w:r>
      <w:r w:rsidR="00C9743C" w:rsidRPr="00C9743C">
        <w:rPr>
          <w:szCs w:val="18"/>
        </w:rPr>
        <w:t>), Tetrafluoromethane (CF</w:t>
      </w:r>
      <w:r w:rsidR="00C9743C" w:rsidRPr="00D549B7">
        <w:rPr>
          <w:szCs w:val="18"/>
          <w:vertAlign w:val="subscript"/>
          <w:rPrChange w:id="44" w:author="Luis Coco Enriquez" w:date="2025-05-20T09:35:00Z">
            <w:rPr>
              <w:szCs w:val="18"/>
            </w:rPr>
          </w:rPrChange>
        </w:rPr>
        <w:t>4</w:t>
      </w:r>
      <w:r w:rsidR="00C9743C" w:rsidRPr="00C9743C">
        <w:rPr>
          <w:szCs w:val="18"/>
        </w:rPr>
        <w:t>), Nitrogen Trifluoride (NF</w:t>
      </w:r>
      <w:r w:rsidR="00C9743C" w:rsidRPr="00D549B7">
        <w:rPr>
          <w:szCs w:val="18"/>
          <w:vertAlign w:val="subscript"/>
          <w:rPrChange w:id="45" w:author="Luis Coco Enriquez" w:date="2025-05-20T09:35:00Z">
            <w:rPr>
              <w:szCs w:val="18"/>
            </w:rPr>
          </w:rPrChange>
        </w:rPr>
        <w:t>3</w:t>
      </w:r>
      <w:r w:rsidR="00C9743C" w:rsidRPr="00C9743C">
        <w:rPr>
          <w:szCs w:val="18"/>
        </w:rPr>
        <w:t>) and Krypton (Kr)) to form alternative working fluids better suited for sub-zero conditions. In this study, the impact of these mixtures on cycle efficiency, compressor work, optimal pressure levels and recuperator behavior is analyzed using detailed thermodynamic simulations. The investigation covers a wide range of additive concentrations and heat exchanger conductance values (UA). The findings indicate that high-additive mixtures (50–90 mol%) result in a substantial reduction of the working fluid's critical temperature, thereby facilitating fully supercritical operation down to –</w:t>
      </w:r>
      <w:ins w:id="46" w:author="Luis Coco Enriquez" w:date="2025-05-20T09:35:00Z">
        <w:r w:rsidR="00D549B7">
          <w:rPr>
            <w:szCs w:val="18"/>
          </w:rPr>
          <w:t>5</w:t>
        </w:r>
      </w:ins>
      <w:del w:id="47" w:author="Luis Coco Enriquez" w:date="2025-05-20T09:35:00Z">
        <w:r w:rsidR="00C9743C" w:rsidRPr="00C9743C" w:rsidDel="00D549B7">
          <w:rPr>
            <w:szCs w:val="18"/>
          </w:rPr>
          <w:delText>4</w:delText>
        </w:r>
      </w:del>
      <w:r w:rsidR="00C9743C" w:rsidRPr="00C9743C">
        <w:rPr>
          <w:szCs w:val="18"/>
        </w:rPr>
        <w:t>0°C CIT and below. The findings of this study demonstrate that the implementation of CO</w:t>
      </w:r>
      <w:r w:rsidR="00C9743C" w:rsidRPr="00D549B7">
        <w:rPr>
          <w:szCs w:val="18"/>
          <w:vertAlign w:val="subscript"/>
          <w:rPrChange w:id="48" w:author="Luis Coco Enriquez" w:date="2025-05-20T09:36:00Z">
            <w:rPr>
              <w:szCs w:val="18"/>
            </w:rPr>
          </w:rPrChange>
        </w:rPr>
        <w:t>2</w:t>
      </w:r>
      <w:r w:rsidR="00C9743C" w:rsidRPr="00C9743C">
        <w:rPr>
          <w:szCs w:val="18"/>
        </w:rPr>
        <w:t>-CH</w:t>
      </w:r>
      <w:r w:rsidR="00C9743C" w:rsidRPr="00D549B7">
        <w:rPr>
          <w:szCs w:val="18"/>
          <w:vertAlign w:val="subscript"/>
          <w:rPrChange w:id="49" w:author="Luis Coco Enriquez" w:date="2025-05-20T09:36:00Z">
            <w:rPr>
              <w:szCs w:val="18"/>
            </w:rPr>
          </w:rPrChange>
        </w:rPr>
        <w:t>4</w:t>
      </w:r>
      <w:r w:rsidR="00C9743C" w:rsidRPr="00C9743C">
        <w:rPr>
          <w:szCs w:val="18"/>
        </w:rPr>
        <w:t xml:space="preserve"> and CO</w:t>
      </w:r>
      <w:r w:rsidR="00C9743C" w:rsidRPr="00D549B7">
        <w:rPr>
          <w:szCs w:val="18"/>
          <w:vertAlign w:val="subscript"/>
          <w:rPrChange w:id="50" w:author="Luis Coco Enriquez" w:date="2025-05-20T09:36:00Z">
            <w:rPr>
              <w:szCs w:val="18"/>
            </w:rPr>
          </w:rPrChange>
        </w:rPr>
        <w:t>2</w:t>
      </w:r>
      <w:r w:rsidR="00C9743C" w:rsidRPr="00C9743C">
        <w:rPr>
          <w:szCs w:val="18"/>
        </w:rPr>
        <w:t>-CF</w:t>
      </w:r>
      <w:r w:rsidR="00C9743C" w:rsidRPr="00D549B7">
        <w:rPr>
          <w:szCs w:val="18"/>
          <w:vertAlign w:val="subscript"/>
          <w:rPrChange w:id="51" w:author="Luis Coco Enriquez" w:date="2025-05-20T09:35:00Z">
            <w:rPr>
              <w:szCs w:val="18"/>
            </w:rPr>
          </w:rPrChange>
        </w:rPr>
        <w:t>4</w:t>
      </w:r>
      <w:r w:rsidR="00C9743C" w:rsidRPr="00C9743C">
        <w:rPr>
          <w:szCs w:val="18"/>
        </w:rPr>
        <w:t xml:space="preserve"> rich mixtures can enhance thermal efficiency by up to 10 percentage points when compared with pure CO</w:t>
      </w:r>
      <w:r w:rsidR="00C9743C" w:rsidRPr="00D549B7">
        <w:rPr>
          <w:szCs w:val="18"/>
          <w:vertAlign w:val="subscript"/>
          <w:rPrChange w:id="52" w:author="Luis Coco Enriquez" w:date="2025-05-20T09:36:00Z">
            <w:rPr>
              <w:szCs w:val="18"/>
            </w:rPr>
          </w:rPrChange>
        </w:rPr>
        <w:t>2</w:t>
      </w:r>
      <w:r w:rsidR="00C9743C" w:rsidRPr="00C9743C">
        <w:rPr>
          <w:szCs w:val="18"/>
        </w:rPr>
        <w:t xml:space="preserve"> cycles. Furthermore, CO</w:t>
      </w:r>
      <w:r w:rsidR="00C9743C" w:rsidRPr="00D549B7">
        <w:rPr>
          <w:szCs w:val="18"/>
          <w:vertAlign w:val="subscript"/>
          <w:rPrChange w:id="53" w:author="Luis Coco Enriquez" w:date="2025-05-20T09:36:00Z">
            <w:rPr>
              <w:szCs w:val="18"/>
            </w:rPr>
          </w:rPrChange>
        </w:rPr>
        <w:t>2</w:t>
      </w:r>
      <w:r w:rsidR="00C9743C" w:rsidRPr="00C9743C">
        <w:rPr>
          <w:szCs w:val="18"/>
        </w:rPr>
        <w:t>-NF</w:t>
      </w:r>
      <w:r w:rsidR="00C9743C" w:rsidRPr="00D549B7">
        <w:rPr>
          <w:szCs w:val="18"/>
          <w:vertAlign w:val="subscript"/>
          <w:rPrChange w:id="54" w:author="Luis Coco Enriquez" w:date="2025-05-20T09:36:00Z">
            <w:rPr>
              <w:szCs w:val="18"/>
            </w:rPr>
          </w:rPrChange>
        </w:rPr>
        <w:t>3</w:t>
      </w:r>
      <w:r w:rsidR="00C9743C" w:rsidRPr="00C9743C">
        <w:rPr>
          <w:szCs w:val="18"/>
        </w:rPr>
        <w:t xml:space="preserve"> mixtures demonstrated notable efficacy at moderate sub-zero conditions, while CO</w:t>
      </w:r>
      <w:r w:rsidR="00C9743C" w:rsidRPr="00D549B7">
        <w:rPr>
          <w:szCs w:val="18"/>
          <w:vertAlign w:val="subscript"/>
          <w:rPrChange w:id="55" w:author="Luis Coco Enriquez" w:date="2025-05-20T09:37:00Z">
            <w:rPr>
              <w:szCs w:val="18"/>
            </w:rPr>
          </w:rPrChange>
        </w:rPr>
        <w:t>2</w:t>
      </w:r>
      <w:r w:rsidR="00C9743C" w:rsidRPr="00C9743C">
        <w:rPr>
          <w:szCs w:val="18"/>
        </w:rPr>
        <w:t>-Kr mixtures exhibited modest yet consistent improvements. Furthermore, the mixture enabled lower optimal compressor inlet pressures</w:t>
      </w:r>
      <w:del w:id="56" w:author="Luis Coco Enriquez" w:date="2025-05-20T09:38:00Z">
        <w:r w:rsidR="00C9743C" w:rsidRPr="00C9743C" w:rsidDel="00D549B7">
          <w:rPr>
            <w:szCs w:val="18"/>
          </w:rPr>
          <w:delText xml:space="preserve"> (down to ~3.8 MPa)</w:delText>
        </w:r>
      </w:del>
      <w:r w:rsidR="00C9743C" w:rsidRPr="00C9743C">
        <w:rPr>
          <w:szCs w:val="18"/>
        </w:rPr>
        <w:t>, reduced specific compressor work, and enhanced turbine expansion ratios.</w:t>
      </w:r>
      <w:r w:rsidR="00886362">
        <w:rPr>
          <w:szCs w:val="18"/>
        </w:rPr>
        <w:t xml:space="preserve"> </w:t>
      </w:r>
      <w:r w:rsidR="00074D70" w:rsidRPr="00C52ACC">
        <w:rPr>
          <w:szCs w:val="18"/>
          <w:rPrChange w:id="57" w:author="Luis Coco Enriquez" w:date="2025-05-20T11:29:00Z">
            <w:rPr>
              <w:szCs w:val="18"/>
              <w:highlight w:val="yellow"/>
            </w:rPr>
          </w:rPrChange>
        </w:rPr>
        <w:t xml:space="preserve">The performance gains were most pronounced when sufficient UA was available to avoid pinch-point limitations in the </w:t>
      </w:r>
      <w:ins w:id="58" w:author="Luis Coco Enriquez" w:date="2025-05-20T09:46:00Z">
        <w:r w:rsidR="00787280" w:rsidRPr="00C52ACC">
          <w:rPr>
            <w:szCs w:val="18"/>
            <w:rPrChange w:id="59" w:author="Luis Coco Enriquez" w:date="2025-05-20T11:29:00Z">
              <w:rPr>
                <w:szCs w:val="18"/>
                <w:highlight w:val="yellow"/>
              </w:rPr>
            </w:rPrChange>
          </w:rPr>
          <w:t>high</w:t>
        </w:r>
      </w:ins>
      <w:del w:id="60" w:author="Luis Coco Enriquez" w:date="2025-05-20T09:46:00Z">
        <w:r w:rsidR="00074D70" w:rsidRPr="00C52ACC" w:rsidDel="00787280">
          <w:rPr>
            <w:szCs w:val="18"/>
            <w:rPrChange w:id="61" w:author="Luis Coco Enriquez" w:date="2025-05-20T11:29:00Z">
              <w:rPr>
                <w:szCs w:val="18"/>
                <w:highlight w:val="yellow"/>
              </w:rPr>
            </w:rPrChange>
          </w:rPr>
          <w:delText>low</w:delText>
        </w:r>
      </w:del>
      <w:r w:rsidR="00074D70" w:rsidRPr="00C52ACC">
        <w:rPr>
          <w:szCs w:val="18"/>
          <w:rPrChange w:id="62" w:author="Luis Coco Enriquez" w:date="2025-05-20T11:29:00Z">
            <w:rPr>
              <w:szCs w:val="18"/>
              <w:highlight w:val="yellow"/>
            </w:rPr>
          </w:rPrChange>
        </w:rPr>
        <w:t>-temperature recuperator (</w:t>
      </w:r>
      <w:ins w:id="63" w:author="Luis Coco Enriquez" w:date="2025-05-20T09:46:00Z">
        <w:r w:rsidR="00787280" w:rsidRPr="00C52ACC">
          <w:rPr>
            <w:szCs w:val="18"/>
            <w:rPrChange w:id="64" w:author="Luis Coco Enriquez" w:date="2025-05-20T11:29:00Z">
              <w:rPr>
                <w:szCs w:val="18"/>
                <w:highlight w:val="yellow"/>
              </w:rPr>
            </w:rPrChange>
          </w:rPr>
          <w:t>H</w:t>
        </w:r>
      </w:ins>
      <w:del w:id="65" w:author="Luis Coco Enriquez" w:date="2025-05-20T09:46:00Z">
        <w:r w:rsidR="00074D70" w:rsidRPr="00C52ACC" w:rsidDel="00787280">
          <w:rPr>
            <w:szCs w:val="18"/>
            <w:rPrChange w:id="66" w:author="Luis Coco Enriquez" w:date="2025-05-20T11:29:00Z">
              <w:rPr>
                <w:szCs w:val="18"/>
                <w:highlight w:val="yellow"/>
              </w:rPr>
            </w:rPrChange>
          </w:rPr>
          <w:delText>L</w:delText>
        </w:r>
      </w:del>
      <w:r w:rsidR="00074D70" w:rsidRPr="00C52ACC">
        <w:rPr>
          <w:szCs w:val="18"/>
          <w:rPrChange w:id="67" w:author="Luis Coco Enriquez" w:date="2025-05-20T11:29:00Z">
            <w:rPr>
              <w:szCs w:val="18"/>
              <w:highlight w:val="yellow"/>
            </w:rPr>
          </w:rPrChange>
        </w:rPr>
        <w:t>TR)</w:t>
      </w:r>
      <w:del w:id="68" w:author="Luis Coco Enriquez" w:date="2025-05-20T09:46:00Z">
        <w:r w:rsidR="00074D70" w:rsidRPr="00C52ACC" w:rsidDel="00787280">
          <w:rPr>
            <w:szCs w:val="18"/>
            <w:rPrChange w:id="69" w:author="Luis Coco Enriquez" w:date="2025-05-20T11:29:00Z">
              <w:rPr>
                <w:szCs w:val="18"/>
                <w:highlight w:val="yellow"/>
              </w:rPr>
            </w:rPrChange>
          </w:rPr>
          <w:delText>, especially for cold-end heat recovery</w:delText>
        </w:r>
      </w:del>
      <w:r w:rsidR="00074D70" w:rsidRPr="00C52ACC">
        <w:rPr>
          <w:szCs w:val="18"/>
          <w:rPrChange w:id="70" w:author="Luis Coco Enriquez" w:date="2025-05-20T11:29:00Z">
            <w:rPr>
              <w:szCs w:val="18"/>
              <w:highlight w:val="yellow"/>
            </w:rPr>
          </w:rPrChange>
        </w:rPr>
        <w:t xml:space="preserve">. Simulation results confirmed that the </w:t>
      </w:r>
      <w:ins w:id="71" w:author="Luis Coco Enriquez" w:date="2025-05-20T09:46:00Z">
        <w:r w:rsidR="00787280" w:rsidRPr="00C52ACC">
          <w:rPr>
            <w:szCs w:val="18"/>
            <w:rPrChange w:id="72" w:author="Luis Coco Enriquez" w:date="2025-05-20T11:29:00Z">
              <w:rPr>
                <w:szCs w:val="18"/>
                <w:highlight w:val="yellow"/>
              </w:rPr>
            </w:rPrChange>
          </w:rPr>
          <w:t>H</w:t>
        </w:r>
      </w:ins>
      <w:del w:id="73" w:author="Luis Coco Enriquez" w:date="2025-05-20T09:46:00Z">
        <w:r w:rsidR="00074D70" w:rsidRPr="00C52ACC" w:rsidDel="00787280">
          <w:rPr>
            <w:szCs w:val="18"/>
            <w:rPrChange w:id="74" w:author="Luis Coco Enriquez" w:date="2025-05-20T11:29:00Z">
              <w:rPr>
                <w:szCs w:val="18"/>
                <w:highlight w:val="yellow"/>
              </w:rPr>
            </w:rPrChange>
          </w:rPr>
          <w:delText>L</w:delText>
        </w:r>
      </w:del>
      <w:r w:rsidR="00074D70" w:rsidRPr="00C52ACC">
        <w:rPr>
          <w:szCs w:val="18"/>
          <w:rPrChange w:id="75" w:author="Luis Coco Enriquez" w:date="2025-05-20T11:29:00Z">
            <w:rPr>
              <w:szCs w:val="18"/>
              <w:highlight w:val="yellow"/>
            </w:rPr>
          </w:rPrChange>
        </w:rPr>
        <w:t xml:space="preserve">TR became the limiting component in high-efficiency configurations, and optimal UA distribution shifted toward increased </w:t>
      </w:r>
      <w:ins w:id="76" w:author="Luis Coco Enriquez" w:date="2025-05-20T09:46:00Z">
        <w:r w:rsidR="00787280" w:rsidRPr="00C52ACC">
          <w:rPr>
            <w:szCs w:val="18"/>
            <w:rPrChange w:id="77" w:author="Luis Coco Enriquez" w:date="2025-05-20T11:29:00Z">
              <w:rPr>
                <w:szCs w:val="18"/>
                <w:highlight w:val="yellow"/>
              </w:rPr>
            </w:rPrChange>
          </w:rPr>
          <w:t>H</w:t>
        </w:r>
      </w:ins>
      <w:del w:id="78" w:author="Luis Coco Enriquez" w:date="2025-05-20T09:46:00Z">
        <w:r w:rsidR="00074D70" w:rsidRPr="00C52ACC" w:rsidDel="00787280">
          <w:rPr>
            <w:szCs w:val="18"/>
            <w:rPrChange w:id="79" w:author="Luis Coco Enriquez" w:date="2025-05-20T11:29:00Z">
              <w:rPr>
                <w:szCs w:val="18"/>
                <w:highlight w:val="yellow"/>
              </w:rPr>
            </w:rPrChange>
          </w:rPr>
          <w:delText>L</w:delText>
        </w:r>
      </w:del>
      <w:r w:rsidR="00074D70" w:rsidRPr="00C52ACC">
        <w:rPr>
          <w:szCs w:val="18"/>
          <w:rPrChange w:id="80" w:author="Luis Coco Enriquez" w:date="2025-05-20T11:29:00Z">
            <w:rPr>
              <w:szCs w:val="18"/>
              <w:highlight w:val="yellow"/>
            </w:rPr>
          </w:rPrChange>
        </w:rPr>
        <w:t>TR capacity for mixture-based cycles.</w:t>
      </w:r>
      <w:r w:rsidR="00886362" w:rsidRPr="00C52ACC">
        <w:rPr>
          <w:szCs w:val="18"/>
        </w:rPr>
        <w:t xml:space="preserve"> </w:t>
      </w:r>
      <w:r w:rsidR="00C9743C" w:rsidRPr="00C52ACC">
        <w:rPr>
          <w:szCs w:val="18"/>
        </w:rPr>
        <w:t>The findings demonstrate that CO</w:t>
      </w:r>
      <w:r w:rsidR="00C9743C" w:rsidRPr="00C52ACC">
        <w:rPr>
          <w:szCs w:val="18"/>
          <w:vertAlign w:val="subscript"/>
          <w:rPrChange w:id="81" w:author="Luis Coco Enriquez" w:date="2025-05-20T11:29:00Z">
            <w:rPr>
              <w:szCs w:val="18"/>
            </w:rPr>
          </w:rPrChange>
        </w:rPr>
        <w:t>2</w:t>
      </w:r>
      <w:r w:rsidR="00C9743C" w:rsidRPr="00C52ACC">
        <w:rPr>
          <w:szCs w:val="18"/>
        </w:rPr>
        <w:t>-based fluid blends have the potential</w:t>
      </w:r>
      <w:r w:rsidR="00C9743C" w:rsidRPr="00C9743C">
        <w:rPr>
          <w:szCs w:val="18"/>
        </w:rPr>
        <w:t xml:space="preserve"> to extend the operational range and efficiency of recompression Brayton cycles in cold climates, offering a practical pathway to robust low-temperature energy conversion.</w:t>
      </w:r>
    </w:p>
    <w:p w14:paraId="0F9106E6" w14:textId="6E7D6159" w:rsidR="008234E7" w:rsidRPr="006B367E" w:rsidRDefault="008234E7" w:rsidP="006B367E">
      <w:pPr>
        <w:pStyle w:val="MDPI18keywords"/>
        <w:rPr>
          <w:szCs w:val="18"/>
        </w:rPr>
      </w:pPr>
      <w:r w:rsidRPr="006B367E">
        <w:rPr>
          <w:b/>
          <w:szCs w:val="18"/>
        </w:rPr>
        <w:t xml:space="preserve">Keywords: </w:t>
      </w:r>
      <w:r w:rsidR="00AF71CB" w:rsidRPr="00AF71CB">
        <w:rPr>
          <w:bCs/>
          <w:szCs w:val="18"/>
        </w:rPr>
        <w:t>Brayton Cycle;</w:t>
      </w:r>
      <w:r w:rsidR="00AF71CB">
        <w:rPr>
          <w:szCs w:val="18"/>
        </w:rPr>
        <w:t xml:space="preserve"> Electrical</w:t>
      </w:r>
      <w:r w:rsidR="00AF71CB" w:rsidRPr="00AF71CB">
        <w:rPr>
          <w:szCs w:val="18"/>
        </w:rPr>
        <w:t xml:space="preserve"> Generation</w:t>
      </w:r>
      <w:r w:rsidR="00AF71CB">
        <w:rPr>
          <w:szCs w:val="18"/>
        </w:rPr>
        <w:t>;</w:t>
      </w:r>
      <w:r w:rsidR="00AF71CB" w:rsidRPr="00AF71CB">
        <w:rPr>
          <w:szCs w:val="18"/>
        </w:rPr>
        <w:t xml:space="preserve"> Power Systems</w:t>
      </w:r>
      <w:r w:rsidR="00AF71CB">
        <w:rPr>
          <w:szCs w:val="18"/>
        </w:rPr>
        <w:t xml:space="preserve"> s-CO</w:t>
      </w:r>
      <w:r w:rsidR="00AF71CB" w:rsidRPr="00AF71CB">
        <w:rPr>
          <w:szCs w:val="18"/>
          <w:vertAlign w:val="subscript"/>
        </w:rPr>
        <w:t>2</w:t>
      </w:r>
      <w:r w:rsidR="00AF71CB">
        <w:rPr>
          <w:szCs w:val="18"/>
        </w:rPr>
        <w:t xml:space="preserve"> mixtures.</w:t>
      </w:r>
    </w:p>
    <w:p w14:paraId="49C27068" w14:textId="77777777" w:rsidR="008234E7" w:rsidRPr="006B367E" w:rsidRDefault="008234E7" w:rsidP="006B7D03">
      <w:pPr>
        <w:pStyle w:val="MDPI19line"/>
        <w:ind w:left="0"/>
      </w:pPr>
    </w:p>
    <w:p w14:paraId="3DA255F7" w14:textId="30975546" w:rsidR="00332C00" w:rsidRDefault="008234E7" w:rsidP="00350389">
      <w:pPr>
        <w:pStyle w:val="MDPI21heading1"/>
      </w:pPr>
      <w:r w:rsidRPr="006B367E">
        <w:t>1. Introduction</w:t>
      </w:r>
    </w:p>
    <w:p w14:paraId="707D7433" w14:textId="7345D47E" w:rsidR="00695767" w:rsidRPr="00695767" w:rsidRDefault="008253CE" w:rsidP="00350389">
      <w:pPr>
        <w:pStyle w:val="MDPI31text"/>
      </w:pPr>
      <w:r>
        <w:lastRenderedPageBreak/>
        <w:t>Supercritical</w:t>
      </w:r>
      <w:r w:rsidR="00350389">
        <w:t xml:space="preserve"> </w:t>
      </w:r>
      <w:r w:rsidR="00695767" w:rsidRPr="00695767">
        <w:t>carbon dioxide (s</w:t>
      </w:r>
      <w:r w:rsidR="00350389">
        <w:t>-</w:t>
      </w:r>
      <w:r w:rsidR="00695767" w:rsidRPr="00695767">
        <w:t>CO₂) Brayton power cycles have gained significant attention in recent decades as a promising alternative to conventional steam Rankine cycles for power generation [</w:t>
      </w:r>
      <w:r w:rsidR="0082187F">
        <w:fldChar w:fldCharType="begin"/>
      </w:r>
      <w:r w:rsidR="0082187F">
        <w:instrText xml:space="preserve"> REF _Ref198300030 \r \h </w:instrText>
      </w:r>
      <w:r w:rsidR="0082187F">
        <w:fldChar w:fldCharType="separate"/>
      </w:r>
      <w:r w:rsidR="0082187F">
        <w:t>1</w:t>
      </w:r>
      <w:r w:rsidR="0082187F">
        <w:fldChar w:fldCharType="end"/>
      </w:r>
      <w:r w:rsidR="00695767" w:rsidRPr="00695767">
        <w:t>,</w:t>
      </w:r>
      <w:r w:rsidR="0082187F">
        <w:fldChar w:fldCharType="begin"/>
      </w:r>
      <w:r w:rsidR="0082187F">
        <w:instrText xml:space="preserve"> REF _Ref198550739 \r \h </w:instrText>
      </w:r>
      <w:r w:rsidR="0082187F">
        <w:fldChar w:fldCharType="separate"/>
      </w:r>
      <w:r w:rsidR="0082187F">
        <w:t>2</w:t>
      </w:r>
      <w:r w:rsidR="0082187F">
        <w:fldChar w:fldCharType="end"/>
      </w:r>
      <w:r w:rsidR="00695767" w:rsidRPr="00695767">
        <w:t>,</w:t>
      </w:r>
      <w:r w:rsidR="0082187F">
        <w:fldChar w:fldCharType="begin"/>
      </w:r>
      <w:r w:rsidR="0082187F">
        <w:instrText xml:space="preserve"> REF _Ref198550787 \r \h </w:instrText>
      </w:r>
      <w:r w:rsidR="0082187F">
        <w:fldChar w:fldCharType="separate"/>
      </w:r>
      <w:r w:rsidR="0082187F">
        <w:t>3</w:t>
      </w:r>
      <w:r w:rsidR="0082187F">
        <w:fldChar w:fldCharType="end"/>
      </w:r>
      <w:r w:rsidR="00695767" w:rsidRPr="00695767">
        <w:t>]. By operating the working fluid above its critical point (critical temperature ≈31°C, critical pressure ≈7.4 MPa), s</w:t>
      </w:r>
      <w:r w:rsidR="00350389">
        <w:t>-</w:t>
      </w:r>
      <w:r w:rsidR="00695767" w:rsidRPr="00695767">
        <w:t>CO₂ cycles can achieve high thermal efficiencies (often exceeding 50% at moderate turbine inlet temperatures)</w:t>
      </w:r>
      <w:r w:rsidR="00B47384">
        <w:t xml:space="preserve"> </w:t>
      </w:r>
      <w:r w:rsidR="00695767" w:rsidRPr="00695767">
        <w:t>[</w:t>
      </w:r>
      <w:r w:rsidR="00B47384">
        <w:fldChar w:fldCharType="begin"/>
      </w:r>
      <w:r w:rsidR="00B47384">
        <w:instrText xml:space="preserve"> REF _Ref198300030 \r \h </w:instrText>
      </w:r>
      <w:r w:rsidR="00B47384">
        <w:fldChar w:fldCharType="separate"/>
      </w:r>
      <w:r w:rsidR="006138A4">
        <w:t>1</w:t>
      </w:r>
      <w:r w:rsidR="00B47384">
        <w:fldChar w:fldCharType="end"/>
      </w:r>
      <w:r w:rsidR="00695767" w:rsidRPr="00695767">
        <w:t xml:space="preserve">]. They also feature a compact turbomachinery size and </w:t>
      </w:r>
      <w:r w:rsidR="00350389" w:rsidRPr="00695767">
        <w:t>high-power</w:t>
      </w:r>
      <w:r w:rsidR="00695767" w:rsidRPr="00695767">
        <w:t xml:space="preserve"> density, owing to the high fluid density in the supercritical state [</w:t>
      </w:r>
      <w:r w:rsidR="000F6901">
        <w:fldChar w:fldCharType="begin"/>
      </w:r>
      <w:r w:rsidR="000F6901">
        <w:instrText xml:space="preserve"> REF _Ref198550739 \r \h </w:instrText>
      </w:r>
      <w:r w:rsidR="000F6901">
        <w:fldChar w:fldCharType="separate"/>
      </w:r>
      <w:r w:rsidR="000F6901">
        <w:t>2</w:t>
      </w:r>
      <w:r w:rsidR="000F6901">
        <w:fldChar w:fldCharType="end"/>
      </w:r>
      <w:r w:rsidR="00695767" w:rsidRPr="00695767">
        <w:t>]. These advantages make s</w:t>
      </w:r>
      <w:r w:rsidR="00350389">
        <w:t>-</w:t>
      </w:r>
      <w:r w:rsidR="00695767" w:rsidRPr="00695767">
        <w:t>CO₂ systems attractive for a range of applications, including next-generation nuclear reactors [</w:t>
      </w:r>
      <w:r w:rsidR="000F6901">
        <w:fldChar w:fldCharType="begin"/>
      </w:r>
      <w:r w:rsidR="000F6901">
        <w:instrText xml:space="preserve"> REF _Ref198550787 \r \h </w:instrText>
      </w:r>
      <w:r w:rsidR="000F6901">
        <w:fldChar w:fldCharType="separate"/>
      </w:r>
      <w:r w:rsidR="000F6901">
        <w:t>3</w:t>
      </w:r>
      <w:r w:rsidR="000F6901">
        <w:fldChar w:fldCharType="end"/>
      </w:r>
      <w:r w:rsidR="0008460F">
        <w:t>,</w:t>
      </w:r>
      <w:r w:rsidR="000F6901">
        <w:fldChar w:fldCharType="begin"/>
      </w:r>
      <w:r w:rsidR="000F6901">
        <w:instrText xml:space="preserve"> REF _Ref198550795 \r \h </w:instrText>
      </w:r>
      <w:r w:rsidR="000F6901">
        <w:fldChar w:fldCharType="separate"/>
      </w:r>
      <w:r w:rsidR="000F6901">
        <w:t>4</w:t>
      </w:r>
      <w:r w:rsidR="000F6901">
        <w:fldChar w:fldCharType="end"/>
      </w:r>
      <w:r w:rsidR="0008460F">
        <w:t>,</w:t>
      </w:r>
      <w:r w:rsidR="000F6901">
        <w:fldChar w:fldCharType="begin"/>
      </w:r>
      <w:r w:rsidR="000F6901">
        <w:instrText xml:space="preserve"> REF _Ref198550800 \r \h </w:instrText>
      </w:r>
      <w:r w:rsidR="000F6901">
        <w:fldChar w:fldCharType="separate"/>
      </w:r>
      <w:r w:rsidR="000F6901">
        <w:t>5</w:t>
      </w:r>
      <w:r w:rsidR="000F6901">
        <w:fldChar w:fldCharType="end"/>
      </w:r>
      <w:r w:rsidR="0008460F">
        <w:t>,</w:t>
      </w:r>
      <w:r w:rsidR="000F6901">
        <w:fldChar w:fldCharType="begin"/>
      </w:r>
      <w:r w:rsidR="000F6901">
        <w:instrText xml:space="preserve"> REF _Ref198550810 \r \h </w:instrText>
      </w:r>
      <w:r w:rsidR="000F6901">
        <w:fldChar w:fldCharType="separate"/>
      </w:r>
      <w:r w:rsidR="000F6901">
        <w:t>6</w:t>
      </w:r>
      <w:r w:rsidR="000F6901">
        <w:fldChar w:fldCharType="end"/>
      </w:r>
      <w:r w:rsidR="00695767" w:rsidRPr="00695767">
        <w:t>], concentrated solar power (CSP) plants [</w:t>
      </w:r>
      <w:r w:rsidR="000F6901">
        <w:fldChar w:fldCharType="begin"/>
      </w:r>
      <w:r w:rsidR="000F6901">
        <w:instrText xml:space="preserve"> REF _Ref198550824 \r \h </w:instrText>
      </w:r>
      <w:r w:rsidR="000F6901">
        <w:fldChar w:fldCharType="separate"/>
      </w:r>
      <w:r w:rsidR="000F6901">
        <w:t>7</w:t>
      </w:r>
      <w:r w:rsidR="000F6901">
        <w:fldChar w:fldCharType="end"/>
      </w:r>
      <w:r w:rsidR="00695767" w:rsidRPr="00695767">
        <w:t>,</w:t>
      </w:r>
      <w:r w:rsidR="000F6901">
        <w:fldChar w:fldCharType="begin"/>
      </w:r>
      <w:r w:rsidR="000F6901">
        <w:instrText xml:space="preserve"> REF _Ref198550835 \r \h </w:instrText>
      </w:r>
      <w:r w:rsidR="000F6901">
        <w:fldChar w:fldCharType="separate"/>
      </w:r>
      <w:r w:rsidR="000F6901">
        <w:t>8</w:t>
      </w:r>
      <w:r w:rsidR="000F6901">
        <w:fldChar w:fldCharType="end"/>
      </w:r>
      <w:r w:rsidR="00695767" w:rsidRPr="00695767">
        <w:t>], and waste heat recovery in industrial processes [</w:t>
      </w:r>
      <w:r w:rsidR="00FB195A">
        <w:fldChar w:fldCharType="begin"/>
      </w:r>
      <w:r w:rsidR="00FB195A">
        <w:instrText xml:space="preserve"> REF _Ref198551039 \r \h </w:instrText>
      </w:r>
      <w:r w:rsidR="00FB195A">
        <w:fldChar w:fldCharType="separate"/>
      </w:r>
      <w:r w:rsidR="00FB195A">
        <w:t>9</w:t>
      </w:r>
      <w:r w:rsidR="00FB195A">
        <w:fldChar w:fldCharType="end"/>
      </w:r>
      <w:r w:rsidR="0008460F">
        <w:t>,</w:t>
      </w:r>
      <w:r w:rsidR="00FB195A">
        <w:fldChar w:fldCharType="begin"/>
      </w:r>
      <w:r w:rsidR="00FB195A">
        <w:instrText xml:space="preserve"> REF _Ref198551046 \r \h </w:instrText>
      </w:r>
      <w:r w:rsidR="00FB195A">
        <w:fldChar w:fldCharType="separate"/>
      </w:r>
      <w:r w:rsidR="00FB195A">
        <w:t>10</w:t>
      </w:r>
      <w:r w:rsidR="00FB195A">
        <w:fldChar w:fldCharType="end"/>
      </w:r>
      <w:r w:rsidR="00695767" w:rsidRPr="00695767">
        <w:t>]. In particular, the s</w:t>
      </w:r>
      <w:r w:rsidR="00350389">
        <w:t>-</w:t>
      </w:r>
      <w:r w:rsidR="00695767" w:rsidRPr="00695767">
        <w:t>CO₂ Brayton cycle’s efficiency remains high even at the intermediate heat source temperatures of advanced nuclear and CSP systems, and the simpler single-phase circuit enables potentially lower cost and smaller footprints than water–steam cycles [</w:t>
      </w:r>
      <w:r w:rsidR="00044EA2">
        <w:fldChar w:fldCharType="begin"/>
      </w:r>
      <w:r w:rsidR="00044EA2">
        <w:instrText xml:space="preserve"> REF _Ref198550739 \r \h </w:instrText>
      </w:r>
      <w:r w:rsidR="00044EA2">
        <w:fldChar w:fldCharType="separate"/>
      </w:r>
      <w:r w:rsidR="00044EA2">
        <w:t>2</w:t>
      </w:r>
      <w:r w:rsidR="00044EA2">
        <w:fldChar w:fldCharType="end"/>
      </w:r>
      <w:r w:rsidR="00695767" w:rsidRPr="00695767">
        <w:t>,</w:t>
      </w:r>
      <w:r w:rsidR="00044EA2">
        <w:fldChar w:fldCharType="begin"/>
      </w:r>
      <w:r w:rsidR="00044EA2">
        <w:instrText xml:space="preserve"> REF _Ref198550824 \r \h </w:instrText>
      </w:r>
      <w:r w:rsidR="00044EA2">
        <w:fldChar w:fldCharType="separate"/>
      </w:r>
      <w:r w:rsidR="00044EA2">
        <w:t>7</w:t>
      </w:r>
      <w:r w:rsidR="00044EA2">
        <w:fldChar w:fldCharType="end"/>
      </w:r>
      <w:r w:rsidR="00695767" w:rsidRPr="00695767">
        <w:t>,</w:t>
      </w:r>
      <w:r w:rsidR="00044EA2">
        <w:fldChar w:fldCharType="begin"/>
      </w:r>
      <w:r w:rsidR="00044EA2">
        <w:instrText xml:space="preserve"> REF _Ref198551039 \r \h </w:instrText>
      </w:r>
      <w:r w:rsidR="00044EA2">
        <w:fldChar w:fldCharType="separate"/>
      </w:r>
      <w:r w:rsidR="00044EA2">
        <w:t>9</w:t>
      </w:r>
      <w:r w:rsidR="00044EA2">
        <w:fldChar w:fldCharType="end"/>
      </w:r>
      <w:r w:rsidR="00695767" w:rsidRPr="00695767">
        <w:t xml:space="preserve">]. </w:t>
      </w:r>
      <w:r w:rsidR="00350389" w:rsidRPr="00695767">
        <w:t>Technology</w:t>
      </w:r>
      <w:r w:rsidR="00695767" w:rsidRPr="00695767">
        <w:t xml:space="preserve"> has been extensively reviewed in the literature [</w:t>
      </w:r>
      <w:r w:rsidR="000F6901">
        <w:fldChar w:fldCharType="begin"/>
      </w:r>
      <w:r w:rsidR="000F6901">
        <w:instrText xml:space="preserve"> REF _Ref198550739 \r \h </w:instrText>
      </w:r>
      <w:r w:rsidR="000F6901">
        <w:fldChar w:fldCharType="separate"/>
      </w:r>
      <w:r w:rsidR="000F6901">
        <w:t>2</w:t>
      </w:r>
      <w:r w:rsidR="000F6901">
        <w:fldChar w:fldCharType="end"/>
      </w:r>
      <w:r w:rsidR="00695767" w:rsidRPr="00695767">
        <w:t>,</w:t>
      </w:r>
      <w:r w:rsidR="000F6901">
        <w:fldChar w:fldCharType="begin"/>
      </w:r>
      <w:r w:rsidR="000F6901">
        <w:instrText xml:space="preserve"> REF _Ref198550795 \r \h </w:instrText>
      </w:r>
      <w:r w:rsidR="000F6901">
        <w:fldChar w:fldCharType="separate"/>
      </w:r>
      <w:r w:rsidR="000F6901">
        <w:t>4</w:t>
      </w:r>
      <w:r w:rsidR="000F6901">
        <w:fldChar w:fldCharType="end"/>
      </w:r>
      <w:r w:rsidR="000F6901">
        <w:t>,</w:t>
      </w:r>
      <w:r w:rsidR="000F6901">
        <w:fldChar w:fldCharType="begin"/>
      </w:r>
      <w:r w:rsidR="000F6901">
        <w:instrText xml:space="preserve"> REF _Ref198550800 \r \h </w:instrText>
      </w:r>
      <w:r w:rsidR="000F6901">
        <w:fldChar w:fldCharType="separate"/>
      </w:r>
      <w:r w:rsidR="000F6901">
        <w:t>5</w:t>
      </w:r>
      <w:r w:rsidR="000F6901">
        <w:fldChar w:fldCharType="end"/>
      </w:r>
      <w:r w:rsidR="000F6901">
        <w:t>,</w:t>
      </w:r>
      <w:r w:rsidR="000F6901">
        <w:fldChar w:fldCharType="begin"/>
      </w:r>
      <w:r w:rsidR="000F6901">
        <w:instrText xml:space="preserve"> REF _Ref198550810 \r \h </w:instrText>
      </w:r>
      <w:r w:rsidR="000F6901">
        <w:fldChar w:fldCharType="separate"/>
      </w:r>
      <w:r w:rsidR="000F6901">
        <w:t>6</w:t>
      </w:r>
      <w:r w:rsidR="000F6901">
        <w:fldChar w:fldCharType="end"/>
      </w:r>
      <w:r w:rsidR="00695767" w:rsidRPr="00695767">
        <w:t>], and several pilot and demonstration projects are underway to validate its performance in practice [</w:t>
      </w:r>
      <w:r w:rsidR="00044EA2">
        <w:fldChar w:fldCharType="begin"/>
      </w:r>
      <w:r w:rsidR="00044EA2">
        <w:instrText xml:space="preserve"> REF _Ref198550835 \r \h </w:instrText>
      </w:r>
      <w:r w:rsidR="00044EA2">
        <w:fldChar w:fldCharType="separate"/>
      </w:r>
      <w:r w:rsidR="00044EA2">
        <w:t>8</w:t>
      </w:r>
      <w:r w:rsidR="00044EA2">
        <w:fldChar w:fldCharType="end"/>
      </w:r>
      <w:r w:rsidR="00695767" w:rsidRPr="00695767">
        <w:t>]. However, despite these strengths, certain operational challenges must be addressed before s</w:t>
      </w:r>
      <w:r w:rsidR="00350389">
        <w:t>-</w:t>
      </w:r>
      <w:r w:rsidR="00695767" w:rsidRPr="00695767">
        <w:t>CO₂ cycles can realize their full potential across all conditions.</w:t>
      </w:r>
    </w:p>
    <w:p w14:paraId="7E780770" w14:textId="3FAEAA10" w:rsidR="00695767" w:rsidRPr="00695767" w:rsidRDefault="00695767" w:rsidP="00695767">
      <w:pPr>
        <w:pStyle w:val="MDPI31text"/>
      </w:pPr>
      <w:r w:rsidRPr="00695767">
        <w:t>One key challenge arises from the thermophysical characteristics of CO₂ near its critical point. The performance of an s</w:t>
      </w:r>
      <w:r w:rsidR="00350389">
        <w:t>-</w:t>
      </w:r>
      <w:r w:rsidRPr="00695767">
        <w:t>CO₂ cycle is highly sensitive to the temperature and pressure at the cold end of the cycle (condenser/cooler and compressor inlet)</w:t>
      </w:r>
      <w:r w:rsidR="006138A4">
        <w:t xml:space="preserve"> [</w:t>
      </w:r>
      <w:r w:rsidR="00044EA2">
        <w:fldChar w:fldCharType="begin"/>
      </w:r>
      <w:r w:rsidR="00044EA2">
        <w:instrText xml:space="preserve"> REF _Ref198551302 \r \h </w:instrText>
      </w:r>
      <w:r w:rsidR="00044EA2">
        <w:fldChar w:fldCharType="separate"/>
      </w:r>
      <w:r w:rsidR="00C136DA">
        <w:t>10</w:t>
      </w:r>
      <w:r w:rsidR="00044EA2">
        <w:fldChar w:fldCharType="end"/>
      </w:r>
      <w:r w:rsidR="006138A4">
        <w:t>,</w:t>
      </w:r>
      <w:r w:rsidR="00044EA2">
        <w:fldChar w:fldCharType="begin"/>
      </w:r>
      <w:r w:rsidR="00044EA2">
        <w:instrText xml:space="preserve"> REF _Ref198551310 \r \h </w:instrText>
      </w:r>
      <w:r w:rsidR="00044EA2">
        <w:fldChar w:fldCharType="separate"/>
      </w:r>
      <w:r w:rsidR="00C136DA">
        <w:t>11</w:t>
      </w:r>
      <w:r w:rsidR="00044EA2">
        <w:fldChar w:fldCharType="end"/>
      </w:r>
      <w:r w:rsidR="006138A4">
        <w:t>]</w:t>
      </w:r>
      <w:r w:rsidRPr="00695767">
        <w:t>. In theory, lowering the compressor inlet temperature should increase the cycle’s pressure ratio and thermal efficiency, analogous to how a colder sink boosts a Rankine cycle’s efficiency. In practice, however, CO₂’s relatively high critical temperature (~31°C) imposes a limit on how much the sink temperature can be reduced [</w:t>
      </w:r>
      <w:r w:rsidR="00044EA2">
        <w:fldChar w:fldCharType="begin"/>
      </w:r>
      <w:r w:rsidR="00044EA2">
        <w:instrText xml:space="preserve"> REF _Ref198551324 \r \h </w:instrText>
      </w:r>
      <w:r w:rsidR="00044EA2">
        <w:fldChar w:fldCharType="separate"/>
      </w:r>
      <w:r w:rsidR="00C136DA">
        <w:t>12</w:t>
      </w:r>
      <w:r w:rsidR="00044EA2">
        <w:fldChar w:fldCharType="end"/>
      </w:r>
      <w:r w:rsidRPr="00695767">
        <w:t>]. If the ambient heat rejection temperature falls near or below 31°C, the CO₂ in the cooler will approach two-phase conditions, risking condensation or unstable operation at the compressor inlet. Most s</w:t>
      </w:r>
      <w:r w:rsidR="00350389">
        <w:t>-</w:t>
      </w:r>
      <w:r w:rsidRPr="00695767">
        <w:t>CO₂ systems are therefore designed to maintain the cooler outlet (compressor inlet) just above the critical temperature (typically 32–35°C) to avoid crossing into the two-phase region [</w:t>
      </w:r>
      <w:r w:rsidR="00C136DA">
        <w:fldChar w:fldCharType="begin"/>
      </w:r>
      <w:r w:rsidR="00C136DA">
        <w:instrText xml:space="preserve"> REF _Ref198551324 \r \h </w:instrText>
      </w:r>
      <w:r w:rsidR="00C136DA">
        <w:fldChar w:fldCharType="separate"/>
      </w:r>
      <w:r w:rsidR="00C136DA">
        <w:t>12</w:t>
      </w:r>
      <w:r w:rsidR="00C136DA">
        <w:fldChar w:fldCharType="end"/>
      </w:r>
      <w:r w:rsidR="00C136DA" w:rsidRPr="00695767">
        <w:t>,</w:t>
      </w:r>
      <w:r w:rsidR="002A1FFF">
        <w:fldChar w:fldCharType="begin"/>
      </w:r>
      <w:r w:rsidR="002A1FFF">
        <w:instrText xml:space="preserve"> REF _Ref198551046 \r \h </w:instrText>
      </w:r>
      <w:r w:rsidR="002A1FFF">
        <w:fldChar w:fldCharType="separate"/>
      </w:r>
      <w:r w:rsidR="00C136DA">
        <w:t>13</w:t>
      </w:r>
      <w:r w:rsidR="002A1FFF">
        <w:fldChar w:fldCharType="end"/>
      </w:r>
      <w:r w:rsidR="002A1FFF">
        <w:t>,</w:t>
      </w:r>
      <w:r w:rsidR="00044EA2">
        <w:fldChar w:fldCharType="begin"/>
      </w:r>
      <w:r w:rsidR="00044EA2">
        <w:instrText xml:space="preserve"> REF _Ref198551352 \r \h </w:instrText>
      </w:r>
      <w:r w:rsidR="00044EA2">
        <w:fldChar w:fldCharType="separate"/>
      </w:r>
      <w:r w:rsidR="00C136DA">
        <w:t>14</w:t>
      </w:r>
      <w:r w:rsidR="00044EA2">
        <w:fldChar w:fldCharType="end"/>
      </w:r>
      <w:r w:rsidRPr="00695767">
        <w:t>]. This means that in cold ambient environments – for example, locations with sub-freezing air temperatures or applications with a very low-temperature heat sink – a conventional s</w:t>
      </w:r>
      <w:r w:rsidR="00350389">
        <w:t>-</w:t>
      </w:r>
      <w:r w:rsidRPr="00695767">
        <w:t>CO₂ Brayton cycle cannot fully capitalize on the cold sink without risking condensation. The net result is a performance penalty in cold conditions: the cycle cannot be optimally cooled, and the compressor may not realize the reductions in work that a colder inlet would otherwise allow. In short, whereas high ambient temperatures (e.g. 40–50°C in desert climates) are known to degrade s</w:t>
      </w:r>
      <w:r w:rsidR="00350389">
        <w:t>-</w:t>
      </w:r>
      <w:r w:rsidRPr="00695767">
        <w:t>CO₂ cycle efficiency by forcing a higher compressor inlet temperature [</w:t>
      </w:r>
      <w:r w:rsidR="00044EA2">
        <w:fldChar w:fldCharType="begin"/>
      </w:r>
      <w:r w:rsidR="00044EA2">
        <w:instrText xml:space="preserve"> REF _Ref198551324 \r \h </w:instrText>
      </w:r>
      <w:r w:rsidR="00044EA2">
        <w:fldChar w:fldCharType="separate"/>
      </w:r>
      <w:r w:rsidR="00C136DA">
        <w:t>12</w:t>
      </w:r>
      <w:r w:rsidR="00044EA2">
        <w:fldChar w:fldCharType="end"/>
      </w:r>
      <w:r w:rsidRPr="00695767">
        <w:t>], very low ambient temperatures present the opposite problem of CO₂’s phase limitations, effectively constraining the minimum compressor inlet temperature and forfeiting potential efficiency gains. This issue stemming from CO₂’s critical-point proximity represents a significant knowledge gap for deploying s</w:t>
      </w:r>
      <w:r w:rsidR="00350389">
        <w:t>-</w:t>
      </w:r>
      <w:r w:rsidRPr="00695767">
        <w:t>CO₂ cycles in cooler climates or in applications with seasonal ambient swings.</w:t>
      </w:r>
    </w:p>
    <w:p w14:paraId="5DC24521" w14:textId="015033D4" w:rsidR="00695767" w:rsidRPr="00695767" w:rsidRDefault="00695767" w:rsidP="00695767">
      <w:pPr>
        <w:pStyle w:val="MDPI31text"/>
      </w:pPr>
      <w:r w:rsidRPr="00695767">
        <w:t>A promising approach to overcome this thermodynamic constraint is to modify the working fluid itself via binary mixtures. Rather than using pure CO₂, the working fluid can be blended with a secondary component to tailor the fluid’s critical properties and overall performance [</w:t>
      </w:r>
      <w:r w:rsidR="00044EA2">
        <w:fldChar w:fldCharType="begin"/>
      </w:r>
      <w:r w:rsidR="00044EA2">
        <w:instrText xml:space="preserve"> REF _Ref198550739 \r \h </w:instrText>
      </w:r>
      <w:r w:rsidR="00044EA2">
        <w:fldChar w:fldCharType="separate"/>
      </w:r>
      <w:r w:rsidR="00C136DA">
        <w:t>2</w:t>
      </w:r>
      <w:r w:rsidR="00044EA2">
        <w:fldChar w:fldCharType="end"/>
      </w:r>
      <w:r w:rsidR="006138A4">
        <w:t>,</w:t>
      </w:r>
      <w:r w:rsidR="00044EA2">
        <w:fldChar w:fldCharType="begin"/>
      </w:r>
      <w:r w:rsidR="00044EA2">
        <w:instrText xml:space="preserve"> REF _Ref198551352 \r \h </w:instrText>
      </w:r>
      <w:r w:rsidR="00044EA2">
        <w:fldChar w:fldCharType="separate"/>
      </w:r>
      <w:r w:rsidR="00C136DA">
        <w:t>14</w:t>
      </w:r>
      <w:r w:rsidR="00044EA2">
        <w:fldChar w:fldCharType="end"/>
      </w:r>
      <w:r w:rsidRPr="00695767">
        <w:t xml:space="preserve">]. By adjusting the mixture composition, it is possible to shift the critical point of the working fluid and alter its thermal behavior in the cycle. This concept is analogous to refrigerant blending in </w:t>
      </w:r>
      <w:r w:rsidR="002E6715" w:rsidRPr="002E6715">
        <w:t>Heating, Ventilation, and Air Conditioning (HVAC)</w:t>
      </w:r>
      <w:r w:rsidRPr="00695767">
        <w:t xml:space="preserve"> applications and has precedent in power cycles as well: helium–xenon mixtures have been used in closed Brayton cycles to optimize turbomachinery performance [</w:t>
      </w:r>
      <w:r w:rsidR="00044EA2">
        <w:fldChar w:fldCharType="begin"/>
      </w:r>
      <w:r w:rsidR="00044EA2">
        <w:instrText xml:space="preserve"> REF _Ref198551352 \r \h </w:instrText>
      </w:r>
      <w:r w:rsidR="00044EA2">
        <w:fldChar w:fldCharType="separate"/>
      </w:r>
      <w:r w:rsidR="00C136DA">
        <w:t>14</w:t>
      </w:r>
      <w:r w:rsidR="00044EA2">
        <w:fldChar w:fldCharType="end"/>
      </w:r>
      <w:r w:rsidRPr="00695767">
        <w:t>], and ammonia–water mixtures in Kalina cycles exploit variable boiling properties to improve heat recovery [</w:t>
      </w:r>
      <w:r w:rsidR="00044EA2">
        <w:fldChar w:fldCharType="begin"/>
      </w:r>
      <w:r w:rsidR="00044EA2">
        <w:instrText xml:space="preserve"> REF _Ref198551352 \r \h </w:instrText>
      </w:r>
      <w:r w:rsidR="00044EA2">
        <w:fldChar w:fldCharType="separate"/>
      </w:r>
      <w:r w:rsidR="00C136DA">
        <w:t>14</w:t>
      </w:r>
      <w:r w:rsidR="00044EA2">
        <w:fldChar w:fldCharType="end"/>
      </w:r>
      <w:r w:rsidRPr="00695767">
        <w:t>]. In the context of s</w:t>
      </w:r>
      <w:r w:rsidR="00B322DA">
        <w:t>-</w:t>
      </w:r>
      <w:r w:rsidRPr="00695767">
        <w:t>CO₂ power systems, research in the past decade has increasingly explored CO₂-based binary mixtures as a means to enhance cycle efficiency or extend operability beyond the limits of pure CO₂ [</w:t>
      </w:r>
      <w:r w:rsidR="00044EA2">
        <w:fldChar w:fldCharType="begin"/>
      </w:r>
      <w:r w:rsidR="00044EA2">
        <w:instrText xml:space="preserve"> REF _Ref198551411 \r \h </w:instrText>
      </w:r>
      <w:r w:rsidR="00044EA2">
        <w:fldChar w:fldCharType="separate"/>
      </w:r>
      <w:r w:rsidR="00C136DA">
        <w:t>15</w:t>
      </w:r>
      <w:r w:rsidR="00044EA2">
        <w:fldChar w:fldCharType="end"/>
      </w:r>
      <w:r w:rsidRPr="00695767">
        <w:t>,</w:t>
      </w:r>
      <w:r w:rsidR="00044EA2">
        <w:fldChar w:fldCharType="begin"/>
      </w:r>
      <w:r w:rsidR="00044EA2">
        <w:instrText xml:space="preserve"> REF _Ref198551417 \r \h </w:instrText>
      </w:r>
      <w:r w:rsidR="00044EA2">
        <w:fldChar w:fldCharType="separate"/>
      </w:r>
      <w:r w:rsidR="00C136DA">
        <w:t>16</w:t>
      </w:r>
      <w:r w:rsidR="00044EA2">
        <w:fldChar w:fldCharType="end"/>
      </w:r>
      <w:r w:rsidRPr="00695767">
        <w:t xml:space="preserve">]. Several reviews and </w:t>
      </w:r>
      <w:r w:rsidRPr="00695767">
        <w:lastRenderedPageBreak/>
        <w:t>comparative studies have categorized CO₂ mixture strategies alongside other cycle improvements [</w:t>
      </w:r>
      <w:r w:rsidR="00044EA2">
        <w:fldChar w:fldCharType="begin"/>
      </w:r>
      <w:r w:rsidR="00044EA2">
        <w:instrText xml:space="preserve"> REF _Ref198550739 \r \h </w:instrText>
      </w:r>
      <w:r w:rsidR="00044EA2">
        <w:fldChar w:fldCharType="separate"/>
      </w:r>
      <w:r w:rsidR="00C136DA">
        <w:t>2</w:t>
      </w:r>
      <w:r w:rsidR="00044EA2">
        <w:fldChar w:fldCharType="end"/>
      </w:r>
      <w:r w:rsidR="006138A4" w:rsidRPr="00695767">
        <w:t>,</w:t>
      </w:r>
      <w:r w:rsidR="00044EA2">
        <w:fldChar w:fldCharType="begin"/>
      </w:r>
      <w:r w:rsidR="00044EA2">
        <w:instrText xml:space="preserve"> REF _Ref198550824 \r \h </w:instrText>
      </w:r>
      <w:r w:rsidR="00044EA2">
        <w:fldChar w:fldCharType="separate"/>
      </w:r>
      <w:r w:rsidR="00C136DA">
        <w:t>7</w:t>
      </w:r>
      <w:r w:rsidR="00044EA2">
        <w:fldChar w:fldCharType="end"/>
      </w:r>
      <w:r w:rsidR="006138A4">
        <w:t>,</w:t>
      </w:r>
      <w:r w:rsidR="00044EA2">
        <w:fldChar w:fldCharType="begin"/>
      </w:r>
      <w:r w:rsidR="00044EA2">
        <w:instrText xml:space="preserve"> REF _Ref198551352 \r \h </w:instrText>
      </w:r>
      <w:r w:rsidR="00044EA2">
        <w:fldChar w:fldCharType="separate"/>
      </w:r>
      <w:r w:rsidR="00C136DA">
        <w:t>14</w:t>
      </w:r>
      <w:r w:rsidR="00044EA2">
        <w:fldChar w:fldCharType="end"/>
      </w:r>
      <w:r w:rsidRPr="00695767">
        <w:t>,</w:t>
      </w:r>
      <w:r w:rsidR="00044EA2">
        <w:fldChar w:fldCharType="begin"/>
      </w:r>
      <w:r w:rsidR="00044EA2">
        <w:instrText xml:space="preserve"> REF _Ref198551457 \r \h </w:instrText>
      </w:r>
      <w:r w:rsidR="00044EA2">
        <w:fldChar w:fldCharType="separate"/>
      </w:r>
      <w:r w:rsidR="00C136DA">
        <w:t>17</w:t>
      </w:r>
      <w:r w:rsidR="00044EA2">
        <w:fldChar w:fldCharType="end"/>
      </w:r>
      <w:r w:rsidRPr="00695767">
        <w:t>], underscoring that working-fluid composition adjustment is now recognized as a viable route for performance enhancement.</w:t>
      </w:r>
    </w:p>
    <w:p w14:paraId="24421AE5" w14:textId="42E00940" w:rsidR="00695767" w:rsidRPr="00695767" w:rsidRDefault="00695767" w:rsidP="00695767">
      <w:pPr>
        <w:pStyle w:val="MDPI31text"/>
      </w:pPr>
      <w:r w:rsidRPr="00695767">
        <w:t>Early investigations into CO₂-based mixtures for power cycles demonstrated the potential benefits and trade-offs of this approach. For instance, researchers at Sandia National Laboratories conducted one of the first mixture studies on a supercritical CO₂ loop, examining the effect of adding small amounts of various gases (e.g. SF₆, CH₄, N₂, neon, n-butane) on a 50 kW s</w:t>
      </w:r>
      <w:r w:rsidR="0082187F">
        <w:t>-</w:t>
      </w:r>
      <w:r w:rsidRPr="00695767">
        <w:t>CO₂ compressor’s performance [</w:t>
      </w:r>
      <w:r w:rsidR="00044EA2">
        <w:fldChar w:fldCharType="begin"/>
      </w:r>
      <w:r w:rsidR="00044EA2">
        <w:instrText xml:space="preserve"> REF _Ref198551472 \r \h </w:instrText>
      </w:r>
      <w:r w:rsidR="00044EA2">
        <w:fldChar w:fldCharType="separate"/>
      </w:r>
      <w:r w:rsidR="00C136DA">
        <w:t>18</w:t>
      </w:r>
      <w:r w:rsidR="00044EA2">
        <w:fldChar w:fldCharType="end"/>
      </w:r>
      <w:r w:rsidRPr="00695767">
        <w:t>]. Around the same time, Jeong et al. [</w:t>
      </w:r>
      <w:r w:rsidR="00044EA2">
        <w:fldChar w:fldCharType="begin"/>
      </w:r>
      <w:r w:rsidR="00044EA2">
        <w:instrText xml:space="preserve"> REF _Ref198550795 \r \h </w:instrText>
      </w:r>
      <w:r w:rsidR="00044EA2">
        <w:fldChar w:fldCharType="separate"/>
      </w:r>
      <w:r w:rsidR="00C136DA">
        <w:t>4</w:t>
      </w:r>
      <w:r w:rsidR="00044EA2">
        <w:fldChar w:fldCharType="end"/>
      </w:r>
      <w:r w:rsidR="00044EA2">
        <w:t>,</w:t>
      </w:r>
      <w:r w:rsidR="00044EA2">
        <w:fldChar w:fldCharType="begin"/>
      </w:r>
      <w:r w:rsidR="00044EA2">
        <w:instrText xml:space="preserve"> REF _Ref198550800 \r \h </w:instrText>
      </w:r>
      <w:r w:rsidR="00044EA2">
        <w:fldChar w:fldCharType="separate"/>
      </w:r>
      <w:r w:rsidR="00C136DA">
        <w:t>5</w:t>
      </w:r>
      <w:r w:rsidR="00044EA2">
        <w:fldChar w:fldCharType="end"/>
      </w:r>
      <w:r w:rsidR="00044EA2">
        <w:t>,</w:t>
      </w:r>
      <w:r w:rsidR="00044EA2" w:rsidRPr="002E6715">
        <w:fldChar w:fldCharType="begin"/>
      </w:r>
      <w:r w:rsidR="00044EA2" w:rsidRPr="002E6715">
        <w:instrText xml:space="preserve"> REF _Ref198550810 \r \h </w:instrText>
      </w:r>
      <w:r w:rsidR="002E6715">
        <w:instrText xml:space="preserve"> \* MERGEFORMAT </w:instrText>
      </w:r>
      <w:r w:rsidR="00044EA2" w:rsidRPr="002E6715">
        <w:fldChar w:fldCharType="separate"/>
      </w:r>
      <w:r w:rsidR="00C136DA" w:rsidRPr="002E6715">
        <w:t>6</w:t>
      </w:r>
      <w:r w:rsidR="00044EA2" w:rsidRPr="002E6715">
        <w:fldChar w:fldCharType="end"/>
      </w:r>
      <w:r w:rsidRPr="002E6715">
        <w:t>] in</w:t>
      </w:r>
      <w:r w:rsidRPr="00695767">
        <w:t>troduced the idea of tuning CO₂’s critical point for better cycle integration with a sodium-cooled fast reactor, by blending CO₂ with select gases. They tested five candidate additives spanning a range of critical temperatures – namely cyclohexane, n-butane, isobutane, propane, and hydrogen sulfide (H₂S) – and found that among these, the CO₂/H₂S mixture yielded the highest cycle thermal efficiency [</w:t>
      </w:r>
      <w:r w:rsidR="00044EA2">
        <w:fldChar w:fldCharType="begin"/>
      </w:r>
      <w:r w:rsidR="00044EA2">
        <w:instrText xml:space="preserve"> REF _Ref198550795 \r \h </w:instrText>
      </w:r>
      <w:r w:rsidR="00044EA2">
        <w:fldChar w:fldCharType="separate"/>
      </w:r>
      <w:r w:rsidR="00C136DA">
        <w:t>4</w:t>
      </w:r>
      <w:r w:rsidR="00044EA2">
        <w:fldChar w:fldCharType="end"/>
      </w:r>
      <w:r w:rsidR="00044EA2">
        <w:t>,</w:t>
      </w:r>
      <w:r w:rsidR="00044EA2">
        <w:fldChar w:fldCharType="begin"/>
      </w:r>
      <w:r w:rsidR="00044EA2">
        <w:instrText xml:space="preserve"> REF _Ref198550800 \r \h </w:instrText>
      </w:r>
      <w:r w:rsidR="00044EA2">
        <w:fldChar w:fldCharType="separate"/>
      </w:r>
      <w:r w:rsidR="00C136DA">
        <w:t>5</w:t>
      </w:r>
      <w:r w:rsidR="00044EA2">
        <w:fldChar w:fldCharType="end"/>
      </w:r>
      <w:r w:rsidR="00044EA2">
        <w:t>,</w:t>
      </w:r>
      <w:r w:rsidR="00044EA2">
        <w:fldChar w:fldCharType="begin"/>
      </w:r>
      <w:r w:rsidR="00044EA2">
        <w:instrText xml:space="preserve"> REF _Ref198550810 \r \h </w:instrText>
      </w:r>
      <w:r w:rsidR="00044EA2">
        <w:fldChar w:fldCharType="separate"/>
      </w:r>
      <w:r w:rsidR="00C136DA">
        <w:t>6</w:t>
      </w:r>
      <w:r w:rsidR="00044EA2">
        <w:fldChar w:fldCharType="end"/>
      </w:r>
      <w:r w:rsidRPr="00695767">
        <w:t>]. (H₂S, being a “heavier” component with a critical temperature around 100°C, effectively raises the working fluid’s critical point, enabling a partial condensation in the cycle and thereby reducing compression work through liquid pumping in a transcritical process.) On the other hand, CO₂/propane mixtures were noted to offer superior heat transfer performance and lower pressure drops in heat exchangers [</w:t>
      </w:r>
      <w:r w:rsidR="00044EA2">
        <w:fldChar w:fldCharType="begin"/>
      </w:r>
      <w:r w:rsidR="00044EA2">
        <w:instrText xml:space="preserve"> REF _Ref198551600 \r \h </w:instrText>
      </w:r>
      <w:r w:rsidR="00044EA2">
        <w:fldChar w:fldCharType="separate"/>
      </w:r>
      <w:r w:rsidR="004D36E1">
        <w:t>19</w:t>
      </w:r>
      <w:r w:rsidR="00044EA2">
        <w:fldChar w:fldCharType="end"/>
      </w:r>
      <w:r w:rsidRPr="00695767">
        <w:t>], owing to propane’s favorable thermophysical properties, even if their impact on cycle efficiency was less pronounced than H₂S. These studies suggested that properly chosen additives can improve various aspects of cycle performance, but the optimum choice may depend on whether one prioritizes maximum efficiency or other factors like heat transfer and pressure drop</w:t>
      </w:r>
      <w:r w:rsidR="00C136DA">
        <w:t xml:space="preserve"> [</w:t>
      </w:r>
      <w:r w:rsidR="004D36E1">
        <w:fldChar w:fldCharType="begin"/>
      </w:r>
      <w:r w:rsidR="004D36E1">
        <w:instrText xml:space="preserve"> REF _Ref198562323 \r \h </w:instrText>
      </w:r>
      <w:r w:rsidR="004D36E1">
        <w:fldChar w:fldCharType="separate"/>
      </w:r>
      <w:r w:rsidR="002A5036">
        <w:t>20</w:t>
      </w:r>
      <w:r w:rsidR="004D36E1">
        <w:fldChar w:fldCharType="end"/>
      </w:r>
      <w:r w:rsidR="00C136DA">
        <w:t>,</w:t>
      </w:r>
      <w:r w:rsidR="00C136DA">
        <w:fldChar w:fldCharType="begin"/>
      </w:r>
      <w:r w:rsidR="00C136DA">
        <w:instrText xml:space="preserve"> REF _Ref198562114 \r \h </w:instrText>
      </w:r>
      <w:r w:rsidR="00C136DA">
        <w:fldChar w:fldCharType="separate"/>
      </w:r>
      <w:r w:rsidR="002A5036">
        <w:t>21</w:t>
      </w:r>
      <w:r w:rsidR="00C136DA">
        <w:fldChar w:fldCharType="end"/>
      </w:r>
      <w:r w:rsidR="00C136DA">
        <w:t>,</w:t>
      </w:r>
      <w:r w:rsidR="00C136DA">
        <w:fldChar w:fldCharType="begin"/>
      </w:r>
      <w:r w:rsidR="00C136DA">
        <w:instrText xml:space="preserve"> REF _Ref198562116 \r \h </w:instrText>
      </w:r>
      <w:r w:rsidR="00C136DA">
        <w:fldChar w:fldCharType="separate"/>
      </w:r>
      <w:r w:rsidR="002A5036">
        <w:t>22</w:t>
      </w:r>
      <w:r w:rsidR="00C136DA">
        <w:fldChar w:fldCharType="end"/>
      </w:r>
      <w:r w:rsidR="00C136DA">
        <w:t>]</w:t>
      </w:r>
      <w:r w:rsidRPr="00695767">
        <w:t>.</w:t>
      </w:r>
    </w:p>
    <w:p w14:paraId="170E780E" w14:textId="4527297A" w:rsidR="00695767" w:rsidRPr="00695767" w:rsidRDefault="00695767" w:rsidP="00695767">
      <w:pPr>
        <w:pStyle w:val="MDPI31text"/>
      </w:pPr>
      <w:r w:rsidRPr="00695767">
        <w:t xml:space="preserve">More recently, attention has focused on high-critical-temperature additives that deliberately allow condensation at the compressor inlet to boost efficiency. One notable example is the use of titanium tetrachloride (TiCl₄) as a CO₂ co-fluid. TiCl₄ has an extremely high critical </w:t>
      </w:r>
      <w:r w:rsidRPr="002E6715">
        <w:t>temperature (around 365°C) and was proposed as a means to create a transcritical CO₂ cycle that operates more like a Rankine cycle with a liquid pump. Computational studies by Bonalumi et al. [</w:t>
      </w:r>
      <w:r w:rsidR="0082187F" w:rsidRPr="002E6715">
        <w:fldChar w:fldCharType="begin"/>
      </w:r>
      <w:r w:rsidR="0082187F" w:rsidRPr="002E6715">
        <w:instrText xml:space="preserve"> REF _Ref198550824 \r \h </w:instrText>
      </w:r>
      <w:r w:rsidR="002E6715">
        <w:instrText xml:space="preserve"> \* MERGEFORMAT </w:instrText>
      </w:r>
      <w:r w:rsidR="0082187F" w:rsidRPr="002E6715">
        <w:fldChar w:fldCharType="separate"/>
      </w:r>
      <w:r w:rsidR="002A5036" w:rsidRPr="002E6715">
        <w:t>7</w:t>
      </w:r>
      <w:r w:rsidR="0082187F" w:rsidRPr="002E6715">
        <w:fldChar w:fldCharType="end"/>
      </w:r>
      <w:r w:rsidRPr="002E6715">
        <w:t>] and experimental assessments by Invernizzi et al. [</w:t>
      </w:r>
      <w:r w:rsidR="006138A4" w:rsidRPr="002E6715">
        <w:t>8</w:t>
      </w:r>
      <w:r w:rsidRPr="002E6715">
        <w:t>] showed that adding a small fraction of TiCl₄ to CO₂ can increase the cycle’s efficiency by several percentage points. I</w:t>
      </w:r>
      <w:r w:rsidRPr="00695767">
        <w:t>n fact, a CO₂–TiCl₄ blend was reported to improve Brayton cycle efficiency by up to ~5.5% absolute compared to pure CO₂ [</w:t>
      </w:r>
      <w:r w:rsidR="0082187F">
        <w:fldChar w:fldCharType="begin"/>
      </w:r>
      <w:r w:rsidR="0082187F">
        <w:instrText xml:space="preserve"> REF _Ref198550824 \r \h </w:instrText>
      </w:r>
      <w:r w:rsidR="0082187F">
        <w:fldChar w:fldCharType="separate"/>
      </w:r>
      <w:r w:rsidR="002A5036">
        <w:t>7</w:t>
      </w:r>
      <w:r w:rsidR="0082187F">
        <w:fldChar w:fldCharType="end"/>
      </w:r>
      <w:r w:rsidRPr="00695767">
        <w:t>,</w:t>
      </w:r>
      <w:r w:rsidR="0082187F">
        <w:fldChar w:fldCharType="begin"/>
      </w:r>
      <w:r w:rsidR="0082187F">
        <w:instrText xml:space="preserve"> REF _Ref198550835 \r \h </w:instrText>
      </w:r>
      <w:r w:rsidR="0082187F">
        <w:fldChar w:fldCharType="separate"/>
      </w:r>
      <w:r w:rsidR="002A5036">
        <w:t>8</w:t>
      </w:r>
      <w:r w:rsidR="0082187F">
        <w:fldChar w:fldCharType="end"/>
      </w:r>
      <w:r w:rsidRPr="00695767">
        <w:t>]. Moreover, such heavy-fluid blends were found to mitigate performance degradation under high ambient temperatures: by raising the critical point well above ambient, the cycle can condense and reject heat more effectively even on hot days, avoiding the steep efficiency drop-off pure CO₂ experiences at high sink temperatures [</w:t>
      </w:r>
      <w:r w:rsidR="0082187F">
        <w:fldChar w:fldCharType="begin"/>
      </w:r>
      <w:r w:rsidR="0082187F">
        <w:instrText xml:space="preserve"> REF _Ref198551417 \r \h </w:instrText>
      </w:r>
      <w:r w:rsidR="0082187F">
        <w:fldChar w:fldCharType="separate"/>
      </w:r>
      <w:r w:rsidR="003106C4">
        <w:t>16</w:t>
      </w:r>
      <w:r w:rsidR="0082187F">
        <w:fldChar w:fldCharType="end"/>
      </w:r>
      <w:r w:rsidRPr="00695767">
        <w:t>]. These findings reinforce the idea that altering the working fluid composition can be a powerful tool to tailor cycle behavior to different operating regimes</w:t>
      </w:r>
      <w:r w:rsidR="004D36E1">
        <w:t xml:space="preserve"> [</w:t>
      </w:r>
      <w:r w:rsidR="002A5036">
        <w:fldChar w:fldCharType="begin"/>
      </w:r>
      <w:r w:rsidR="002A5036">
        <w:instrText xml:space="preserve"> REF _Ref198563253 \r \h </w:instrText>
      </w:r>
      <w:r w:rsidR="002A5036">
        <w:fldChar w:fldCharType="separate"/>
      </w:r>
      <w:r w:rsidR="003106C4">
        <w:t>23</w:t>
      </w:r>
      <w:r w:rsidR="002A5036">
        <w:fldChar w:fldCharType="end"/>
      </w:r>
      <w:r w:rsidR="002A5036">
        <w:t>,</w:t>
      </w:r>
      <w:r w:rsidR="004D36E1">
        <w:fldChar w:fldCharType="begin"/>
      </w:r>
      <w:r w:rsidR="004D36E1">
        <w:instrText xml:space="preserve"> REF _Ref198562723 \r \h </w:instrText>
      </w:r>
      <w:r w:rsidR="004D36E1">
        <w:fldChar w:fldCharType="separate"/>
      </w:r>
      <w:r w:rsidR="003106C4">
        <w:t>24</w:t>
      </w:r>
      <w:r w:rsidR="004D36E1">
        <w:fldChar w:fldCharType="end"/>
      </w:r>
      <w:r w:rsidR="004D36E1">
        <w:t>]</w:t>
      </w:r>
      <w:r w:rsidRPr="00695767">
        <w:t>. Overall, optimized CO₂-based mixtures have been shown to either increase peak efficiencies or maintain higher efficiencies over a wider range of ambient conditions than the standard pure-CO₂ cycle [</w:t>
      </w:r>
      <w:r w:rsidR="0082187F">
        <w:fldChar w:fldCharType="begin"/>
      </w:r>
      <w:r w:rsidR="0082187F">
        <w:instrText xml:space="preserve"> REF _Ref198551411 \r \h </w:instrText>
      </w:r>
      <w:r w:rsidR="0082187F">
        <w:fldChar w:fldCharType="separate"/>
      </w:r>
      <w:r w:rsidR="003106C4">
        <w:t>15</w:t>
      </w:r>
      <w:r w:rsidR="0082187F">
        <w:fldChar w:fldCharType="end"/>
      </w:r>
      <w:r w:rsidRPr="00695767">
        <w:t>,</w:t>
      </w:r>
      <w:r w:rsidR="0082187F">
        <w:fldChar w:fldCharType="begin"/>
      </w:r>
      <w:r w:rsidR="0082187F">
        <w:instrText xml:space="preserve"> REF _Ref198551417 \r \h </w:instrText>
      </w:r>
      <w:r w:rsidR="0082187F">
        <w:fldChar w:fldCharType="separate"/>
      </w:r>
      <w:r w:rsidR="003106C4">
        <w:t>16</w:t>
      </w:r>
      <w:r w:rsidR="0082187F">
        <w:fldChar w:fldCharType="end"/>
      </w:r>
      <w:r w:rsidRPr="00695767">
        <w:t>]. In other words, mixtures provide an extra degree of freedom in cycle design, potentially extending the operational envelope into conditions that pure CO₂ cannot handle as efficiently</w:t>
      </w:r>
      <w:r w:rsidR="004D36E1">
        <w:t xml:space="preserve"> [</w:t>
      </w:r>
      <w:r w:rsidR="004D36E1">
        <w:fldChar w:fldCharType="begin"/>
      </w:r>
      <w:r w:rsidR="004D36E1">
        <w:instrText xml:space="preserve"> REF _Ref198562750 \r \h </w:instrText>
      </w:r>
      <w:r w:rsidR="004D36E1">
        <w:fldChar w:fldCharType="separate"/>
      </w:r>
      <w:r w:rsidR="003106C4">
        <w:t>25</w:t>
      </w:r>
      <w:r w:rsidR="004D36E1">
        <w:fldChar w:fldCharType="end"/>
      </w:r>
      <w:r w:rsidR="004D36E1">
        <w:t>,</w:t>
      </w:r>
      <w:r w:rsidR="004D36E1">
        <w:fldChar w:fldCharType="begin"/>
      </w:r>
      <w:r w:rsidR="004D36E1">
        <w:instrText xml:space="preserve"> REF _Ref198562752 \r \h </w:instrText>
      </w:r>
      <w:r w:rsidR="004D36E1">
        <w:fldChar w:fldCharType="separate"/>
      </w:r>
      <w:r w:rsidR="003106C4">
        <w:t>26</w:t>
      </w:r>
      <w:r w:rsidR="004D36E1">
        <w:fldChar w:fldCharType="end"/>
      </w:r>
      <w:r w:rsidR="004D36E1">
        <w:t>]</w:t>
      </w:r>
      <w:r w:rsidRPr="00695767">
        <w:t>.</w:t>
      </w:r>
    </w:p>
    <w:p w14:paraId="661FF0B0" w14:textId="000D8AA0" w:rsidR="00695767" w:rsidRPr="00695767" w:rsidRDefault="00695767" w:rsidP="00695767">
      <w:pPr>
        <w:pStyle w:val="MDPI31text"/>
      </w:pPr>
      <w:r w:rsidRPr="00695767">
        <w:t>Despite the growing body of work on CO₂ mixtures, the majority of studies to date have emphasized heavier additives aimed at high-temperature or high-ambient applications. These heavy additives (with higher critical temperatures than CO₂) enable cycle architectures that include partial condensation, and they tend to yield benefits when the ambient heat sink is relatively warm or when the goal is to maximize absolute efficiency via recuperation and liquid pumping [</w:t>
      </w:r>
      <w:r w:rsidR="0082187F">
        <w:fldChar w:fldCharType="begin"/>
      </w:r>
      <w:r w:rsidR="0082187F">
        <w:instrText xml:space="preserve"> REF _Ref198550824 \r \h </w:instrText>
      </w:r>
      <w:r w:rsidR="0082187F">
        <w:fldChar w:fldCharType="separate"/>
      </w:r>
      <w:r w:rsidR="003106C4">
        <w:t>7</w:t>
      </w:r>
      <w:r w:rsidR="0082187F">
        <w:fldChar w:fldCharType="end"/>
      </w:r>
      <w:r w:rsidR="0082187F" w:rsidRPr="00695767">
        <w:t>,</w:t>
      </w:r>
      <w:r w:rsidR="0082187F">
        <w:fldChar w:fldCharType="begin"/>
      </w:r>
      <w:r w:rsidR="0082187F">
        <w:instrText xml:space="preserve"> REF _Ref198550835 \r \h </w:instrText>
      </w:r>
      <w:r w:rsidR="0082187F">
        <w:fldChar w:fldCharType="separate"/>
      </w:r>
      <w:r w:rsidR="003106C4">
        <w:t>8</w:t>
      </w:r>
      <w:r w:rsidR="0082187F">
        <w:fldChar w:fldCharType="end"/>
      </w:r>
      <w:r w:rsidRPr="00695767">
        <w:t>,</w:t>
      </w:r>
      <w:r w:rsidR="0082187F">
        <w:fldChar w:fldCharType="begin"/>
      </w:r>
      <w:r w:rsidR="0082187F">
        <w:instrText xml:space="preserve"> REF _Ref198551417 \r \h </w:instrText>
      </w:r>
      <w:r w:rsidR="0082187F">
        <w:fldChar w:fldCharType="separate"/>
      </w:r>
      <w:r w:rsidR="003106C4">
        <w:t>16</w:t>
      </w:r>
      <w:r w:rsidR="0082187F">
        <w:fldChar w:fldCharType="end"/>
      </w:r>
      <w:r w:rsidRPr="00695767">
        <w:t xml:space="preserve">]. In contrast, far less attention has been given to the converse strategy: using low-critical-temperature additives to improve cycle performance in cold ambient conditions. Lighter gases (with lower critical temperatures than CO₂) can depress the critical point of the working fluid mixture, theoretically allowing the cycle to remain supercritical even at much lower sink temperatures. Intuitively, this </w:t>
      </w:r>
      <w:r w:rsidRPr="00695767">
        <w:lastRenderedPageBreak/>
        <w:t>approach could unlock higher efficiencies in cold environments, since the cycle could operate with a much lower compressor inlet temperature (fully supercritical, single-phase) without encountering two-phase issues. However, previous investigations into light additives have been limited and somewhat inconclusive. In some cases, adding a non-condensable light gas like helium or neon had negligible or even slight negative effects on cycle efficiency at design conditions [</w:t>
      </w:r>
      <w:r w:rsidR="0082187F">
        <w:fldChar w:fldCharType="begin"/>
      </w:r>
      <w:r w:rsidR="0082187F">
        <w:instrText xml:space="preserve"> REF _Ref198551417 \r \h </w:instrText>
      </w:r>
      <w:r w:rsidR="0082187F">
        <w:fldChar w:fldCharType="separate"/>
      </w:r>
      <w:r w:rsidR="00C136DA">
        <w:t>16</w:t>
      </w:r>
      <w:r w:rsidR="0082187F">
        <w:fldChar w:fldCharType="end"/>
      </w:r>
      <w:r w:rsidRPr="00695767">
        <w:t>]. For example, Vesely et al. found that sm</w:t>
      </w:r>
      <w:r w:rsidRPr="002E6715">
        <w:t>all admixtures of low-boiling gases (He, Ar, etc.) provided minimal efficiency improvement in a recompression cycle, primarily affecting the cycle only under off-design scenarios [</w:t>
      </w:r>
      <w:r w:rsidR="0082187F" w:rsidRPr="002E6715">
        <w:fldChar w:fldCharType="begin"/>
      </w:r>
      <w:r w:rsidR="0082187F" w:rsidRPr="002E6715">
        <w:instrText xml:space="preserve"> REF _Ref198551472 \r \h </w:instrText>
      </w:r>
      <w:r w:rsidR="002E6715">
        <w:instrText xml:space="preserve"> \* MERGEFORMAT </w:instrText>
      </w:r>
      <w:r w:rsidR="0082187F" w:rsidRPr="002E6715">
        <w:fldChar w:fldCharType="separate"/>
      </w:r>
      <w:r w:rsidR="00C136DA" w:rsidRPr="002E6715">
        <w:t>18</w:t>
      </w:r>
      <w:r w:rsidR="0082187F" w:rsidRPr="002E6715">
        <w:fldChar w:fldCharType="end"/>
      </w:r>
      <w:r w:rsidR="00177986" w:rsidRPr="002E6715">
        <w:t>]</w:t>
      </w:r>
      <w:r w:rsidRPr="002E6715">
        <w:t>. In other words, the magnitude of benefit likely depends on how far the ambient/cooling conditions deviate below CO₂’s natural critical point [</w:t>
      </w:r>
      <w:r w:rsidR="0082187F" w:rsidRPr="002E6715">
        <w:fldChar w:fldCharType="begin"/>
      </w:r>
      <w:r w:rsidR="0082187F" w:rsidRPr="002E6715">
        <w:instrText xml:space="preserve"> REF _Ref198551417 \r \h </w:instrText>
      </w:r>
      <w:r w:rsidR="002E6715">
        <w:instrText xml:space="preserve"> \* MERGEFORMAT </w:instrText>
      </w:r>
      <w:r w:rsidR="0082187F" w:rsidRPr="002E6715">
        <w:fldChar w:fldCharType="separate"/>
      </w:r>
      <w:r w:rsidR="00C136DA" w:rsidRPr="002E6715">
        <w:t>16</w:t>
      </w:r>
      <w:r w:rsidR="0082187F" w:rsidRPr="002E6715">
        <w:fldChar w:fldCharType="end"/>
      </w:r>
      <w:r w:rsidRPr="002E6715">
        <w:t>]. It has been posited that the colder the environment (relative to 31°C), the more significant the efficiency gains a</w:t>
      </w:r>
      <w:r w:rsidRPr="00695767">
        <w:t xml:space="preserve"> suitably tailored low-critical-point mixture could achieve [</w:t>
      </w:r>
      <w:r w:rsidR="0082187F">
        <w:fldChar w:fldCharType="begin"/>
      </w:r>
      <w:r w:rsidR="0082187F">
        <w:instrText xml:space="preserve"> REF _Ref198551417 \r \h </w:instrText>
      </w:r>
      <w:r w:rsidR="0082187F">
        <w:fldChar w:fldCharType="separate"/>
      </w:r>
      <w:r w:rsidR="00C136DA">
        <w:t>16</w:t>
      </w:r>
      <w:r w:rsidR="0082187F">
        <w:fldChar w:fldCharType="end"/>
      </w:r>
      <w:r w:rsidRPr="00695767">
        <w:t>]. This hypothesis, though compelling, remains to be thoroughly tested. To date, there has been no comprehensive study focusing on optimizing s</w:t>
      </w:r>
      <w:r w:rsidR="00C210AE">
        <w:t>-</w:t>
      </w:r>
      <w:r w:rsidRPr="00695767">
        <w:t>CO₂ cycle performance specifically for very cold ambient temperatures using light-component mixtures. Most mixture research has targeted improving the base cycle or hot-day operability, leaving a gap in knowledge regarding cold-day or cold-climate operation.</w:t>
      </w:r>
    </w:p>
    <w:p w14:paraId="23878AE4" w14:textId="11EF9F4B" w:rsidR="00695767" w:rsidRPr="00695767" w:rsidRDefault="00695767" w:rsidP="00695767">
      <w:pPr>
        <w:pStyle w:val="MDPI31text"/>
      </w:pPr>
      <w:r w:rsidRPr="00695767">
        <w:t xml:space="preserve">The present study seeks to address this gap by systematically exploring CO₂-based binary mixtures with low-critical-temperature additives as a strategy to enhance recompression Brayton cycle performance in cold ambient conditions. In particular, </w:t>
      </w:r>
      <w:r w:rsidR="00C210AE">
        <w:t xml:space="preserve">this work </w:t>
      </w:r>
      <w:r w:rsidRPr="00695767">
        <w:t>focus</w:t>
      </w:r>
      <w:r w:rsidR="00C210AE">
        <w:t>es</w:t>
      </w:r>
      <w:r w:rsidRPr="00695767">
        <w:t xml:space="preserve"> on four candidate additives – methane (CH₄), nitrogen trifluoride (NF₃), carbon tetrafluoride (CF₄), and krypton (Kr) – which were selected for their markedly lower critical temperatures compared to CO₂. All four substances have critical temperatures well below 0°C [</w:t>
      </w:r>
      <w:r w:rsidR="0082187F">
        <w:fldChar w:fldCharType="begin"/>
      </w:r>
      <w:r w:rsidR="0082187F">
        <w:instrText xml:space="preserve"> REF _Ref198560774 \r \h </w:instrText>
      </w:r>
      <w:r w:rsidR="0082187F">
        <w:fldChar w:fldCharType="separate"/>
      </w:r>
      <w:r w:rsidR="00C136DA">
        <w:t>27</w:t>
      </w:r>
      <w:r w:rsidR="0082187F">
        <w:fldChar w:fldCharType="end"/>
      </w:r>
      <w:r w:rsidR="0082187F">
        <w:t>,</w:t>
      </w:r>
      <w:r w:rsidR="0082187F">
        <w:fldChar w:fldCharType="begin"/>
      </w:r>
      <w:r w:rsidR="0082187F">
        <w:instrText xml:space="preserve"> REF _Ref198560777 \r \h </w:instrText>
      </w:r>
      <w:r w:rsidR="0082187F">
        <w:fldChar w:fldCharType="separate"/>
      </w:r>
      <w:r w:rsidR="00C136DA">
        <w:t>28</w:t>
      </w:r>
      <w:r w:rsidR="0082187F">
        <w:fldChar w:fldCharType="end"/>
      </w:r>
      <w:r w:rsidR="0082187F">
        <w:t>,</w:t>
      </w:r>
      <w:r w:rsidR="0082187F">
        <w:fldChar w:fldCharType="begin"/>
      </w:r>
      <w:r w:rsidR="0082187F">
        <w:instrText xml:space="preserve"> REF _Ref198560789 \r \h </w:instrText>
      </w:r>
      <w:r w:rsidR="0082187F">
        <w:fldChar w:fldCharType="separate"/>
      </w:r>
      <w:r w:rsidR="00C136DA">
        <w:t>29</w:t>
      </w:r>
      <w:r w:rsidR="0082187F">
        <w:fldChar w:fldCharType="end"/>
      </w:r>
      <w:r w:rsidR="0082187F">
        <w:t>,</w:t>
      </w:r>
      <w:r w:rsidR="0082187F">
        <w:fldChar w:fldCharType="begin"/>
      </w:r>
      <w:r w:rsidR="0082187F">
        <w:instrText xml:space="preserve"> REF _Ref198560802 \r \h </w:instrText>
      </w:r>
      <w:r w:rsidR="0082187F">
        <w:fldChar w:fldCharType="separate"/>
      </w:r>
      <w:r w:rsidR="00C136DA">
        <w:t>30</w:t>
      </w:r>
      <w:r w:rsidR="0082187F">
        <w:fldChar w:fldCharType="end"/>
      </w:r>
      <w:r w:rsidRPr="00695767">
        <w:t>].</w:t>
      </w:r>
    </w:p>
    <w:p w14:paraId="70ED9ACA" w14:textId="7EEB7FDC" w:rsidR="00960C1F" w:rsidRPr="001F31D1" w:rsidRDefault="00695767" w:rsidP="00960C1F">
      <w:pPr>
        <w:pStyle w:val="MDPI31text"/>
      </w:pPr>
      <w:r w:rsidRPr="00695767">
        <w:t>Of course, introducing new working fluids also entails practical considerations, particularly with respect to safety and environmental impact</w:t>
      </w:r>
      <w:r w:rsidR="00A0087C">
        <w:t xml:space="preserve"> [</w:t>
      </w:r>
      <w:r w:rsidR="0082187F">
        <w:fldChar w:fldCharType="begin"/>
      </w:r>
      <w:r w:rsidR="0082187F">
        <w:instrText xml:space="preserve"> REF _Ref198560811 \r \h </w:instrText>
      </w:r>
      <w:r w:rsidR="0082187F">
        <w:fldChar w:fldCharType="separate"/>
      </w:r>
      <w:r w:rsidR="00C136DA">
        <w:t>31</w:t>
      </w:r>
      <w:r w:rsidR="0082187F">
        <w:fldChar w:fldCharType="end"/>
      </w:r>
      <w:r w:rsidR="00A0087C">
        <w:t>]</w:t>
      </w:r>
      <w:r w:rsidRPr="00695767">
        <w:t>. Some prior studies have highlighted the importance of accounting for environmental factors when evaluating alternative working fluids [</w:t>
      </w:r>
      <w:r w:rsidR="0082187F">
        <w:fldChar w:fldCharType="begin"/>
      </w:r>
      <w:r w:rsidR="0082187F">
        <w:instrText xml:space="preserve"> REF _Ref198560819 \r \h </w:instrText>
      </w:r>
      <w:r w:rsidR="0082187F">
        <w:fldChar w:fldCharType="separate"/>
      </w:r>
      <w:r w:rsidR="00C136DA">
        <w:t>32</w:t>
      </w:r>
      <w:r w:rsidR="0082187F">
        <w:fldChar w:fldCharType="end"/>
      </w:r>
      <w:r w:rsidR="0082187F">
        <w:t>,</w:t>
      </w:r>
      <w:r w:rsidR="0082187F">
        <w:fldChar w:fldCharType="begin"/>
      </w:r>
      <w:r w:rsidR="0082187F">
        <w:instrText xml:space="preserve"> REF _Ref198560825 \r \h </w:instrText>
      </w:r>
      <w:r w:rsidR="0082187F">
        <w:fldChar w:fldCharType="separate"/>
      </w:r>
      <w:r w:rsidR="00C136DA">
        <w:t>33</w:t>
      </w:r>
      <w:r w:rsidR="0082187F">
        <w:fldChar w:fldCharType="end"/>
      </w:r>
      <w:r w:rsidRPr="00695767">
        <w:t>]. In the present case, each of the candidate additives comes with certain caveats. CH₄ is combustible and has a moderate global warming potential (GWP) as a greenhouse gas, although its atmospheric lifetime is relatively short. NF₃ and CF₄ are chemically inert in the cycle; however, both are extremely potent greenhouse gases if released. (For example, NF₃ has an atmospheric 100-year GWP on the order of 17,200 times that of CO₂, and CF₄ around 7,390 times that of CO₂ [</w:t>
      </w:r>
      <w:r w:rsidR="0082187F">
        <w:fldChar w:fldCharType="begin"/>
      </w:r>
      <w:r w:rsidR="0082187F">
        <w:instrText xml:space="preserve"> REF _Ref198560825 \r \h </w:instrText>
      </w:r>
      <w:r w:rsidR="0082187F">
        <w:fldChar w:fldCharType="separate"/>
      </w:r>
      <w:r w:rsidR="00C136DA">
        <w:t>33</w:t>
      </w:r>
      <w:r w:rsidR="0082187F">
        <w:fldChar w:fldCharType="end"/>
      </w:r>
      <w:r w:rsidRPr="00695767">
        <w:t>,</w:t>
      </w:r>
      <w:r w:rsidR="0082187F">
        <w:fldChar w:fldCharType="begin"/>
      </w:r>
      <w:r w:rsidR="0082187F">
        <w:instrText xml:space="preserve"> REF _Ref198560855 \r \h </w:instrText>
      </w:r>
      <w:r w:rsidR="0082187F">
        <w:fldChar w:fldCharType="separate"/>
      </w:r>
      <w:r w:rsidR="00C136DA">
        <w:t>34</w:t>
      </w:r>
      <w:r w:rsidR="0082187F">
        <w:fldChar w:fldCharType="end"/>
      </w:r>
      <w:r w:rsidRPr="00695767">
        <w:t xml:space="preserve">].) These values are many times higher even than CO₂ or CH₄, meaning that even a small leakage of NF₃ or CF₄ could offset the CO₂ emissions savings from efficiency gains. Krypton is an inert noble gas with no toxicity or flammability concerns; it has essentially zero direct GWP since it does not absorb infrared radiation. However, </w:t>
      </w:r>
      <w:r w:rsidR="00350389" w:rsidRPr="00695767">
        <w:t>Krypton</w:t>
      </w:r>
      <w:r w:rsidRPr="00695767">
        <w:t xml:space="preserve"> is a rare constituent of air (approximately 1 ppm by volume) and is expensive to procure in large quantities. The use of Kr on an industrial scale would require gas separation infrastructure and careful economic consideration. </w:t>
      </w:r>
      <w:r w:rsidR="00350389" w:rsidRPr="00695767">
        <w:t>Considering</w:t>
      </w:r>
      <w:r w:rsidRPr="00695767">
        <w:t xml:space="preserve"> these issues, the present study not only evaluates the thermodynamic performance of CO₂-based cold-climate </w:t>
      </w:r>
      <w:r w:rsidR="00350389" w:rsidRPr="00695767">
        <w:t>mixtures but</w:t>
      </w:r>
      <w:r w:rsidRPr="00695767">
        <w:t xml:space="preserve"> also discusses the environmental implications and practical viability of each blend. By examining both efficiency gains and potential environmental costs, we aim to identify which (if any) of these CO₂–based binary mixtures offer a meaningful performance improvement in cold ambient conditions and a reasonable trade-off in terms of safety and sustainability. The results and insights from this work will help guide the development of s</w:t>
      </w:r>
      <w:r w:rsidR="00350389">
        <w:t>-</w:t>
      </w:r>
      <w:r w:rsidRPr="00695767">
        <w:t>CO₂ Brayton power cycles that can operate efficiently across a broader range of ambient temperatures, including extremely cold environments that were previously considered challenging for pure-CO₂ systems</w:t>
      </w:r>
      <w:r w:rsidR="004A7D39">
        <w:t>.</w:t>
      </w:r>
    </w:p>
    <w:p w14:paraId="6A966A38" w14:textId="7EC43BF3" w:rsidR="008234E7" w:rsidRPr="006B367E" w:rsidRDefault="008234E7" w:rsidP="006B367E">
      <w:pPr>
        <w:pStyle w:val="MDPI21heading1"/>
      </w:pPr>
      <w:r w:rsidRPr="006B367E">
        <w:rPr>
          <w:lang w:eastAsia="zh-CN"/>
        </w:rPr>
        <w:t xml:space="preserve">2. </w:t>
      </w:r>
      <w:r w:rsidRPr="006B367E">
        <w:t>M</w:t>
      </w:r>
      <w:r w:rsidR="00BE2EE6">
        <w:t>ethodology</w:t>
      </w:r>
    </w:p>
    <w:p w14:paraId="09F2C9DB" w14:textId="63E1081A" w:rsidR="006A387C" w:rsidRPr="001F31D1" w:rsidRDefault="006A387C" w:rsidP="006A387C">
      <w:pPr>
        <w:pStyle w:val="MDPI22heading2"/>
        <w:spacing w:before="240"/>
      </w:pPr>
      <w:r>
        <w:lastRenderedPageBreak/>
        <w:t>2</w:t>
      </w:r>
      <w:r w:rsidRPr="001F31D1">
        <w:t xml:space="preserve">.1. </w:t>
      </w:r>
      <w:r w:rsidRPr="006A387C">
        <w:t>Cycle Configuration</w:t>
      </w:r>
    </w:p>
    <w:p w14:paraId="67B50F5B" w14:textId="293250BB" w:rsidR="008234E7" w:rsidRDefault="006A387C" w:rsidP="006A387C">
      <w:pPr>
        <w:pStyle w:val="MDPI31text"/>
      </w:pPr>
      <w:r>
        <w:t>A</w:t>
      </w:r>
      <w:r w:rsidR="00350389">
        <w:t xml:space="preserve"> </w:t>
      </w:r>
      <w:r w:rsidR="00350389" w:rsidRPr="00350389">
        <w:t>recompression Brayton cycle with supercritical CO₂ as the baseline working fluid was modeled [</w:t>
      </w:r>
      <w:r w:rsidR="0082187F">
        <w:fldChar w:fldCharType="begin"/>
      </w:r>
      <w:r w:rsidR="0082187F">
        <w:instrText xml:space="preserve"> REF _Ref198560872 \r \h </w:instrText>
      </w:r>
      <w:r w:rsidR="0082187F">
        <w:fldChar w:fldCharType="separate"/>
      </w:r>
      <w:r w:rsidR="00C136DA">
        <w:t>35</w:t>
      </w:r>
      <w:r w:rsidR="0082187F">
        <w:fldChar w:fldCharType="end"/>
      </w:r>
      <w:r w:rsidR="00350389" w:rsidRPr="00350389">
        <w:t>,</w:t>
      </w:r>
      <w:r w:rsidR="0082187F">
        <w:fldChar w:fldCharType="begin"/>
      </w:r>
      <w:r w:rsidR="0082187F">
        <w:instrText xml:space="preserve"> REF _Ref198560877 \r \h </w:instrText>
      </w:r>
      <w:r w:rsidR="0082187F">
        <w:fldChar w:fldCharType="separate"/>
      </w:r>
      <w:r w:rsidR="00C136DA">
        <w:t>36</w:t>
      </w:r>
      <w:r w:rsidR="0082187F">
        <w:fldChar w:fldCharType="end"/>
      </w:r>
      <w:r w:rsidR="00350389" w:rsidRPr="00350389">
        <w:t>]. The cycle includes: a low-temperature (LT) recuperator and a high-temperature (HT) recuperator, a main compressor and a recompressor, a primary heat source that raises the fluid temperature prior to expansion in a turbine and a cooler that lowers the fluid temperature and pressure after expansion and recuperation, before compression. The pinch points in the LT and HT recuperators were monitored to ensure sufficient temperature differentials for effective heat exchange. The total heat transfer conductance (UA) of each recuperator was set based on design constraints</w:t>
      </w:r>
      <w:r>
        <w:t>.</w:t>
      </w:r>
      <w:r w:rsidR="00FD62F9">
        <w:t xml:space="preserve"> </w:t>
      </w:r>
    </w:p>
    <w:p w14:paraId="5567217E" w14:textId="78CA3C1C" w:rsidR="00EC33FF" w:rsidRDefault="00CC3D0A" w:rsidP="00EC33FF">
      <w:pPr>
        <w:pStyle w:val="MDPI31text"/>
        <w:ind w:hanging="56"/>
      </w:pPr>
      <w:r>
        <w:rPr>
          <w:noProof/>
          <w:snapToGrid/>
        </w:rPr>
        <w:drawing>
          <wp:inline distT="0" distB="0" distL="0" distR="0" wp14:anchorId="0170E80D" wp14:editId="4E5449DC">
            <wp:extent cx="5040000" cy="1575181"/>
            <wp:effectExtent l="0" t="0" r="8255" b="6350"/>
            <wp:docPr id="914492214" name="Picture 3" descr="A diagram of a turb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92214" name="Picture 3" descr="A diagram of a turbine&#10;&#10;AI-generated content may be incorrect."/>
                    <pic:cNvPicPr/>
                  </pic:nvPicPr>
                  <pic:blipFill>
                    <a:blip r:embed="rId9"/>
                    <a:stretch>
                      <a:fillRect/>
                    </a:stretch>
                  </pic:blipFill>
                  <pic:spPr>
                    <a:xfrm>
                      <a:off x="0" y="0"/>
                      <a:ext cx="5040000" cy="1575181"/>
                    </a:xfrm>
                    <a:prstGeom prst="rect">
                      <a:avLst/>
                    </a:prstGeom>
                  </pic:spPr>
                </pic:pic>
              </a:graphicData>
            </a:graphic>
          </wp:inline>
        </w:drawing>
      </w:r>
    </w:p>
    <w:p w14:paraId="0E91DF11" w14:textId="03F5BC7F" w:rsidR="00350389" w:rsidRDefault="00350389" w:rsidP="00350389">
      <w:pPr>
        <w:pStyle w:val="MDPI51figurecaption"/>
        <w:rPr>
          <w:bCs/>
        </w:rPr>
      </w:pPr>
      <w:bookmarkStart w:id="82" w:name="_Hlk198125623"/>
      <w:r w:rsidRPr="006A387C">
        <w:rPr>
          <w:b/>
        </w:rPr>
        <w:t>Figure 1</w:t>
      </w:r>
      <w:r w:rsidR="001B6B75">
        <w:rPr>
          <w:b/>
        </w:rPr>
        <w:t>.</w:t>
      </w:r>
      <w:r w:rsidRPr="006A387C">
        <w:rPr>
          <w:b/>
        </w:rPr>
        <w:t xml:space="preserve"> </w:t>
      </w:r>
      <w:r w:rsidRPr="006A387C">
        <w:rPr>
          <w:bCs/>
        </w:rPr>
        <w:t>Recompression Brayton power cycle</w:t>
      </w:r>
      <w:r w:rsidR="003B688C">
        <w:rPr>
          <w:bCs/>
        </w:rPr>
        <w:t xml:space="preserve"> and T-s diagram</w:t>
      </w:r>
      <w:r w:rsidRPr="006A387C">
        <w:rPr>
          <w:bCs/>
        </w:rPr>
        <w:t xml:space="preserve"> [</w:t>
      </w:r>
      <w:r w:rsidR="0082187F">
        <w:fldChar w:fldCharType="begin"/>
      </w:r>
      <w:r w:rsidR="0082187F">
        <w:instrText xml:space="preserve"> REF _Ref198560872 \r \h </w:instrText>
      </w:r>
      <w:r w:rsidR="0082187F">
        <w:fldChar w:fldCharType="separate"/>
      </w:r>
      <w:r w:rsidR="0082187F">
        <w:t>35</w:t>
      </w:r>
      <w:r w:rsidR="0082187F">
        <w:fldChar w:fldCharType="end"/>
      </w:r>
      <w:r w:rsidRPr="006A387C">
        <w:rPr>
          <w:bCs/>
        </w:rPr>
        <w:t>]</w:t>
      </w:r>
      <w:r w:rsidR="007E6945">
        <w:rPr>
          <w:bCs/>
        </w:rPr>
        <w:t>.</w:t>
      </w:r>
    </w:p>
    <w:bookmarkEnd w:id="82"/>
    <w:p w14:paraId="4217281F" w14:textId="25612741" w:rsidR="006A387C" w:rsidRDefault="006A387C" w:rsidP="006A387C">
      <w:pPr>
        <w:pStyle w:val="MDPI22heading2"/>
        <w:spacing w:before="240"/>
      </w:pPr>
      <w:r>
        <w:t xml:space="preserve">2.2. </w:t>
      </w:r>
      <w:r w:rsidR="003F2C7E" w:rsidRPr="003F2C7E">
        <w:t>Recompression Brayton Cycle Simulation Methodology</w:t>
      </w:r>
    </w:p>
    <w:p w14:paraId="24E77511" w14:textId="4A03AE6B" w:rsidR="003F2C7E" w:rsidRPr="003F2C7E" w:rsidRDefault="006A387C" w:rsidP="003F2C7E">
      <w:pPr>
        <w:pStyle w:val="MDPI31text"/>
      </w:pPr>
      <w:r>
        <w:t>The</w:t>
      </w:r>
      <w:r w:rsidR="003F2C7E">
        <w:t xml:space="preserve"> </w:t>
      </w:r>
      <w:r w:rsidR="003F2C7E" w:rsidRPr="003F2C7E">
        <w:t xml:space="preserve">supercritical CO₂ recompression Brayton </w:t>
      </w:r>
      <w:r w:rsidR="00DB7534" w:rsidRPr="003F2C7E">
        <w:t>(R</w:t>
      </w:r>
      <w:r w:rsidR="003106C4">
        <w:t>BC</w:t>
      </w:r>
      <w:r w:rsidR="00DB7534" w:rsidRPr="003F2C7E">
        <w:t>)</w:t>
      </w:r>
      <w:r w:rsidR="00DB7534">
        <w:t xml:space="preserve"> </w:t>
      </w:r>
      <w:r w:rsidR="003F2C7E" w:rsidRPr="003F2C7E">
        <w:t>cycle is modeled using a steady-state, sequential modular simulation strategy. In this approach, each component of the cycle is solved in turn (following the working fluid’s flow path) while enforcing conservation laws at defined state points. The R</w:t>
      </w:r>
      <w:r w:rsidR="003106C4">
        <w:t>BC</w:t>
      </w:r>
      <w:r w:rsidR="003F2C7E" w:rsidRPr="003F2C7E">
        <w:t xml:space="preserve"> configuration features two compressors operating in parallel, where an additional recompressor handles a fraction of the flow that bypasses the precooler. This split-flow arrangement creates a recirculation (recompression) loop, which is closed by mixing the recompressed stream with the main compressor stream upstream of the high-temperature recuperator (HTR). To handle this, recycle loop, a tear stream (the split flow) is chosen, and an iterative solution is applied: the simulation makes an initial assumption for the split fraction (or an intermediate state, such as a recuperator outlet temperature), then repeatedly solves the cycle until the assumption converges to a consistent value within tolerance. </w:t>
      </w:r>
    </w:p>
    <w:p w14:paraId="687674FD" w14:textId="22C02CA5" w:rsidR="006A387C" w:rsidRDefault="003F2C7E" w:rsidP="003F2C7E">
      <w:pPr>
        <w:pStyle w:val="MDPI31text"/>
      </w:pPr>
      <w:r w:rsidRPr="003F2C7E">
        <w:t xml:space="preserve">At the start of each simulation, known boundary conditions (e.g. maximum turbine inlet temperature, high and low pressures, ambient cooler temperature) are applied and all cycle state points are initialized. The solver then proceeds sequentially through the components. For example, using the given inlet conditions, the turbine expansion is computed first, yielding the turbine outlet state. Next, the main compressor intake (at the precooler outlet) is compressed to the high pressure, giving the main compressor discharge state. With those results, the high-temperature recuperator is solved using an initial guess for the unknown temperature or flow split that characterizes the recompression loop. Given the HTR’s calculated heat transfer, the model then computes the recompressor outlet state (compressing the bypassed fraction) and the low-temperature recuperator (LTR) performance. The two streams (recompressor and LTR outlet) are mixed at common pressure to form a single stream entering the HTR cold side. An iterative loop adjusts the guessed variable (e.g. the recompression mass fraction or the LTR outlet temperature) and repeats the component calculations until the energy balances in the recuperators and the mass split between branches are consistent. This iterative procedure ensures that the recompression loop converges and that both recuperators meet their design conditions (such as matching outlet temperatures or heat duties within a specified residual). The </w:t>
      </w:r>
      <w:r w:rsidRPr="003F2C7E">
        <w:lastRenderedPageBreak/>
        <w:t>result is a fully converged set of state point properties around the cycle that satisfy all component equations and loop closure requirements</w:t>
      </w:r>
      <w:r w:rsidR="004A4EB9">
        <w:t>.</w:t>
      </w:r>
    </w:p>
    <w:p w14:paraId="0919402A" w14:textId="5BC78240" w:rsidR="004A4EB9" w:rsidRDefault="004A4EB9" w:rsidP="004A4EB9">
      <w:pPr>
        <w:pStyle w:val="MDPI22heading2"/>
        <w:spacing w:before="240"/>
      </w:pPr>
      <w:r>
        <w:t>2.3 Component Modeling</w:t>
      </w:r>
    </w:p>
    <w:p w14:paraId="689C90A3" w14:textId="5F92E6F6" w:rsidR="004A4EB9" w:rsidRPr="004A4EB9" w:rsidRDefault="004A4EB9" w:rsidP="004A4EB9">
      <w:pPr>
        <w:pStyle w:val="MDPI31text"/>
      </w:pPr>
      <w:r>
        <w:t xml:space="preserve">The </w:t>
      </w:r>
      <w:r w:rsidRPr="004A4EB9">
        <w:t>cycle model encompasses all key components of a recompression Brayton cycle: a turbine, a main compressor, a recompressor, two recuperative heat exchangers (low- and high-temperature recuperators), a primary heat exchanger (heat source), and a precooler (heat sink). Each component is represented by steady-state thermodynamic relationships capturing its performance and limitations.</w:t>
      </w:r>
    </w:p>
    <w:p w14:paraId="15F7BE00" w14:textId="4677D84E" w:rsidR="004A4EB9" w:rsidRPr="004A4EB9" w:rsidRDefault="004A4EB9" w:rsidP="004A4EB9">
      <w:pPr>
        <w:pStyle w:val="MDPI31text"/>
      </w:pPr>
      <w:r w:rsidRPr="004A4EB9">
        <w:t xml:space="preserve">The </w:t>
      </w:r>
      <w:r w:rsidRPr="004A4EB9">
        <w:rPr>
          <w:b/>
          <w:bCs/>
        </w:rPr>
        <w:t xml:space="preserve">turbomachinery models </w:t>
      </w:r>
      <w:r w:rsidRPr="004A4EB9">
        <w:t>(turbine and compressors) employ isentropic efficiency definitions and known pressure ratios. For the turbine, the expansion is assumed adiabatic and isentropic efficiency is used to determine the actual outlet enthalpy from the ideal (isentropic) enthalpy drop. This yields the turbine work output (per unit mass) and the outlet temperature after expansion. Similarly, for both the main compressor and the recompressor, the isentropic efficiency and pressure rise are applied to find the required work input and outlet enthalpy (and temperature) for each compression process. Thes</w:t>
      </w:r>
      <w:r w:rsidR="00DB7534">
        <w:t xml:space="preserve">e </w:t>
      </w:r>
      <w:r w:rsidRPr="004A4EB9">
        <w:t>calculations are enthalpy-based and ensure that the turbine and compressors meet their specified performance (for example, a fixed isentropic efficiency). Mass flow continuity is enforced: the total mass flow through the turbine equals the sum of the flows through the two compressors, and the flow split between the main compressor and recompressor is consistent with the resolved split fraction.</w:t>
      </w:r>
    </w:p>
    <w:p w14:paraId="6B2EA03D" w14:textId="0AC6F745" w:rsidR="004A4EB9" w:rsidRPr="004A4EB9" w:rsidRDefault="004A4EB9" w:rsidP="004A4EB9">
      <w:pPr>
        <w:pStyle w:val="MDPI31text"/>
      </w:pPr>
      <w:r w:rsidRPr="004A4EB9">
        <w:t xml:space="preserve">Heat exchangers are modeled by applying energy balances and heat-transfer relationships. The </w:t>
      </w:r>
      <w:r w:rsidRPr="004A4EB9">
        <w:rPr>
          <w:b/>
          <w:bCs/>
        </w:rPr>
        <w:t xml:space="preserve">recuperators (HTR and LTR) </w:t>
      </w:r>
      <w:r w:rsidRPr="004A4EB9">
        <w:t>transfer heat between the hot exhaust side and the cooler compressed side of the working fluid. In the simulation, each recuperator is characterized by a specified overall conductance (UA value) or an effectiveness (a measure of heat exchanger performance). A UA-based modeling approach is used here: the heat exchange equations ensure that the heat lost by the hot</w:t>
      </w:r>
      <w:r>
        <w:t xml:space="preserve"> </w:t>
      </w:r>
      <w:r w:rsidRPr="004A4EB9">
        <w:t>stream equals the heat gained by the cold stream (assuming no heat loss to the environment, i.e. the units are well insulated). Because the working fluid</w:t>
      </w:r>
      <w:r w:rsidRPr="004A4EB9">
        <w:rPr>
          <w:rFonts w:hint="eastAsia"/>
        </w:rPr>
        <w:t>’</w:t>
      </w:r>
      <w:r w:rsidRPr="004A4EB9">
        <w:t xml:space="preserve">s heat capacity can vary with temperature, the outlet temperatures of the hot and cold streams are not known explicitly from algebraic formulas and must be determined by solving the coupled energy balance and UA relationship. The simulation iteratively adjusts the estimated outlet temperature on one side of the recuperator until the calculated heat transfer </w:t>
      </w:r>
      <w:r w:rsidRPr="004A4EB9">
        <w:rPr>
          <w:i/>
          <w:iCs/>
        </w:rPr>
        <w:t xml:space="preserve">matches </w:t>
      </w:r>
      <w:r w:rsidRPr="004A4EB9">
        <w:t xml:space="preserve">the specified UA (within a very tight tolerance). In practice, this is done by computing the heat transfer for a trial outlet temperature, evaluating the imbalance or residual (e.g. the difference between required and achieved UA or the energy imbalance), and then using a root-finding method to correct the estimate. A combination of bisection (bracketing) and secant iterations is employed to ensure robust and efficient convergence of this non-linear problem. If the specified UA of a recuperator is effectively zero (below a threshold, e.g. </w:t>
      </w:r>
      <m:oMath>
        <m:r>
          <w:rPr>
            <w:rFonts w:ascii="Cambria Math" w:hAnsi="Cambria Math"/>
          </w:rPr>
          <m:t>1</m:t>
        </m:r>
        <m:r>
          <w:rPr>
            <w:rFonts w:ascii="Cambria Math" w:hAnsi="Cambria Math" w:hint="eastAsia"/>
          </w:rPr>
          <m:t>×</m:t>
        </m:r>
        <m:sSup>
          <m:sSupPr>
            <m:ctrlPr>
              <w:rPr>
                <w:rFonts w:ascii="Cambria Math" w:hAnsi="Cambria Math"/>
                <w:i/>
              </w:rPr>
            </m:ctrlPr>
          </m:sSupPr>
          <m:e>
            <m:r>
              <w:rPr>
                <w:rFonts w:ascii="Cambria Math" w:hAnsi="Cambria Math"/>
              </w:rPr>
              <m:t>10</m:t>
            </m:r>
          </m:e>
          <m:sup>
            <m:r>
              <w:rPr>
                <w:rFonts w:ascii="Cambria Math" w:hAnsi="Cambria Math" w:hint="eastAsia"/>
              </w:rPr>
              <m:t>-</m:t>
            </m:r>
            <m:r>
              <w:rPr>
                <w:rFonts w:ascii="Cambria Math" w:hAnsi="Cambria Math"/>
              </w:rPr>
              <m:t>12</m:t>
            </m:r>
          </m:sup>
        </m:sSup>
      </m:oMath>
      <w:r w:rsidRPr="004A4EB9">
        <w:t xml:space="preserve">), the component is treated as inactive (bypassed) in the model </w:t>
      </w:r>
      <w:r w:rsidRPr="004A4EB9">
        <w:rPr>
          <w:rFonts w:hint="eastAsia"/>
        </w:rPr>
        <w:t>–</w:t>
      </w:r>
      <w:r w:rsidRPr="004A4EB9">
        <w:t xml:space="preserve"> meaning no heat is exchanged in that recuperator. This allows the code to seamlessly handle configurations where one of the recuperators is omitted by simply setting its UA to a negligible value.</w:t>
      </w:r>
    </w:p>
    <w:p w14:paraId="76C63D9E" w14:textId="79BD042B" w:rsidR="004A4EB9" w:rsidRPr="004A4EB9" w:rsidRDefault="004A4EB9" w:rsidP="004A4EB9">
      <w:pPr>
        <w:pStyle w:val="MDPI31text"/>
      </w:pPr>
      <w:r w:rsidRPr="004A4EB9">
        <w:t xml:space="preserve">The </w:t>
      </w:r>
      <w:r w:rsidRPr="004A4EB9">
        <w:rPr>
          <w:b/>
          <w:bCs/>
        </w:rPr>
        <w:t xml:space="preserve">primary heat exchanger </w:t>
      </w:r>
      <w:r w:rsidRPr="004A4EB9">
        <w:t>(sometimes called the hot source or heater) adds thermal energy from an external source to the working fluid, raising its temperature to the turbine inlet set point. In the model, this component is simulated by an energy balance that brings the fluid from the HTR outlet up to the turbine inlet temperature. The added heat (cycle heat input) is calculated as the mass flow times the enthalpy rise of the fluid. A pressure drop can be assigned to the primary heater as well, reducing the pressure from the compressor discharge to the turbine inlet (if specified, this can be a fixed pressure</w:t>
      </w:r>
      <w:r>
        <w:t xml:space="preserve"> </w:t>
      </w:r>
      <w:r w:rsidRPr="004A4EB9">
        <w:t xml:space="preserve">decrement or a fraction of the inlet pressure). </w:t>
      </w:r>
    </w:p>
    <w:p w14:paraId="391FBFA6" w14:textId="3D8BE244" w:rsidR="004A4EB9" w:rsidRDefault="004A4EB9" w:rsidP="004A4EB9">
      <w:pPr>
        <w:pStyle w:val="MDPI31text"/>
      </w:pPr>
      <w:r w:rsidRPr="004A4EB9">
        <w:lastRenderedPageBreak/>
        <w:t xml:space="preserve">Finally, the </w:t>
      </w:r>
      <w:r w:rsidRPr="004A4EB9">
        <w:rPr>
          <w:b/>
          <w:bCs/>
        </w:rPr>
        <w:t xml:space="preserve">precooler </w:t>
      </w:r>
      <w:r w:rsidRPr="004A4EB9">
        <w:t>rejects waste heat from the working fluid to an ambient sink (for instance, cooling water or air) at the low-temperature end of the cycle. The precooler cools the fluid from the LTR outlet down to the compressor inlet temperature. Its modeling</w:t>
      </w:r>
      <w:r>
        <w:t xml:space="preserve"> </w:t>
      </w:r>
      <w:r w:rsidRPr="004A4EB9">
        <w:t>involves an energy balance that determines the removed heat duty and ensures the fluid reaches the desired low temperature before entering the main compressor. A pressure drop may also be applied across the precooler. Both the primary heater and precooler are assumed to operate under steady conditions, with any heat losses to the surroundings neglected or encompassed in the specified performance. Together, these component models form a complete set of equations that describe the thermodynamic transformation of the working fluid around the cycle.</w:t>
      </w:r>
    </w:p>
    <w:p w14:paraId="3C076D99" w14:textId="4ADF03DA" w:rsidR="004A4EB9" w:rsidRDefault="004A4EB9" w:rsidP="004A4EB9">
      <w:pPr>
        <w:pStyle w:val="MDPI22heading2"/>
        <w:spacing w:before="240"/>
      </w:pPr>
      <w:r>
        <w:t xml:space="preserve">2.4 </w:t>
      </w:r>
      <w:r w:rsidRPr="004A4EB9">
        <w:t>Performance Calculation</w:t>
      </w:r>
    </w:p>
    <w:p w14:paraId="3B100C9F" w14:textId="2281A63A" w:rsidR="004A4EB9" w:rsidRDefault="004A4EB9" w:rsidP="004A4EB9">
      <w:pPr>
        <w:pStyle w:val="MDPI31text"/>
      </w:pPr>
      <w:r w:rsidRPr="004A4EB9">
        <w:t>Once the thermodynamic state points are fully resolved, the overall performance of the recompression Brayton cycle is assessed by evaluating the component-specific and cycle-wide metrics.</w:t>
      </w:r>
      <w:r w:rsidR="002E6E9E">
        <w:t xml:space="preserve"> </w:t>
      </w:r>
      <w:r w:rsidRPr="004A4EB9">
        <w:t xml:space="preserve">The </w:t>
      </w:r>
      <w:r w:rsidRPr="004A4EB9">
        <w:rPr>
          <w:b/>
          <w:bCs/>
        </w:rPr>
        <w:t>specific work output</w:t>
      </w:r>
      <w:r w:rsidRPr="004A4EB9">
        <w:t xml:space="preserve"> of the turbine is computed using the isentropic expansion model, corrected by the turbine isentropic efficiency (</w:t>
      </w:r>
      <m:oMath>
        <m:sSub>
          <m:sSubPr>
            <m:ctrlPr>
              <w:rPr>
                <w:rFonts w:ascii="Cambria Math" w:hAnsi="Cambria Math"/>
                <w:i/>
                <w:lang w:val="es-ES"/>
              </w:rPr>
            </m:ctrlPr>
          </m:sSubPr>
          <m:e>
            <m:r>
              <w:rPr>
                <w:rFonts w:ascii="Cambria Math" w:hAnsi="Cambria Math"/>
                <w:lang w:val="es-ES"/>
              </w:rPr>
              <m:t>η</m:t>
            </m:r>
          </m:e>
          <m:sub>
            <m:r>
              <w:rPr>
                <w:rFonts w:ascii="Cambria Math" w:hAnsi="Cambria Math"/>
              </w:rPr>
              <m:t>turb</m:t>
            </m:r>
          </m:sub>
        </m:sSub>
      </m:oMath>
      <w:r w:rsidRPr="004A4EB9">
        <w:t>)</w:t>
      </w:r>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2E6E9E" w:rsidRPr="00D4314B" w14:paraId="20B8D21F" w14:textId="77777777" w:rsidTr="00CA14DC">
        <w:tc>
          <w:tcPr>
            <w:tcW w:w="7428" w:type="dxa"/>
          </w:tcPr>
          <w:p w14:paraId="2B131AF4" w14:textId="3E487951" w:rsidR="002E6E9E" w:rsidRPr="003030D2" w:rsidRDefault="00000000" w:rsidP="00CA14DC">
            <w:pPr>
              <w:pStyle w:val="MDPI39equation"/>
            </w:pPr>
            <m:oMathPara>
              <m:oMath>
                <m:sSub>
                  <m:sSubPr>
                    <m:ctrlPr>
                      <w:rPr>
                        <w:rFonts w:ascii="Cambria Math" w:hAnsi="Cambria Math"/>
                        <w:i/>
                      </w:rPr>
                    </m:ctrlPr>
                  </m:sSubPr>
                  <m:e>
                    <m:r>
                      <w:rPr>
                        <w:rFonts w:ascii="Cambria Math" w:hAnsi="Cambria Math"/>
                      </w:rPr>
                      <m:t>w</m:t>
                    </m:r>
                  </m:e>
                  <m:sub>
                    <m:r>
                      <w:rPr>
                        <w:rFonts w:ascii="Cambria Math" w:hAnsi="Cambria Math"/>
                      </w:rPr>
                      <m:t>turb</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turb</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turb,in</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turb,out,isentropic</m:t>
                    </m:r>
                  </m:sub>
                </m:sSub>
                <m:r>
                  <w:rPr>
                    <w:rFonts w:ascii="Cambria Math" w:hAnsi="Cambria Math"/>
                  </w:rPr>
                  <m:t>)</m:t>
                </m:r>
              </m:oMath>
            </m:oMathPara>
          </w:p>
        </w:tc>
        <w:tc>
          <w:tcPr>
            <w:tcW w:w="431" w:type="dxa"/>
            <w:vAlign w:val="center"/>
          </w:tcPr>
          <w:p w14:paraId="16FDC69A" w14:textId="77777777" w:rsidR="002E6E9E" w:rsidRPr="003030D2" w:rsidRDefault="002E6E9E" w:rsidP="00CA14DC">
            <w:pPr>
              <w:pStyle w:val="MDPI3aequationnumber"/>
            </w:pPr>
            <w:r w:rsidRPr="003030D2">
              <w:t>(1)</w:t>
            </w:r>
          </w:p>
        </w:tc>
      </w:tr>
    </w:tbl>
    <w:p w14:paraId="55DD0627" w14:textId="4C063F8B" w:rsidR="002E6E9E" w:rsidRDefault="002E6E9E" w:rsidP="004A4EB9">
      <w:pPr>
        <w:pStyle w:val="MDPI31text"/>
      </w:pPr>
      <w:r w:rsidRPr="002E6E9E">
        <w:t xml:space="preserve">Similarly, the </w:t>
      </w:r>
      <w:r w:rsidRPr="002E6E9E">
        <w:rPr>
          <w:b/>
          <w:bCs/>
        </w:rPr>
        <w:t>specific work input</w:t>
      </w:r>
      <w:r w:rsidRPr="002E6E9E">
        <w:t xml:space="preserve"> for both the main compressor and recompressor is evaluated using</w:t>
      </w:r>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2E6E9E" w:rsidRPr="00D4314B" w14:paraId="6277FB82" w14:textId="77777777" w:rsidTr="00CA14DC">
        <w:tc>
          <w:tcPr>
            <w:tcW w:w="7428" w:type="dxa"/>
          </w:tcPr>
          <w:p w14:paraId="559384F3" w14:textId="43D7ACA5" w:rsidR="002E6E9E" w:rsidRPr="003030D2" w:rsidRDefault="00000000" w:rsidP="00CA14DC">
            <w:pPr>
              <w:pStyle w:val="MDPI39equation"/>
            </w:pPr>
            <m:oMathPara>
              <m:oMath>
                <m:sSub>
                  <m:sSubPr>
                    <m:ctrlPr>
                      <w:rPr>
                        <w:rFonts w:ascii="Cambria Math" w:hAnsi="Cambria Math"/>
                        <w:i/>
                      </w:rPr>
                    </m:ctrlPr>
                  </m:sSubPr>
                  <m:e>
                    <m:r>
                      <w:rPr>
                        <w:rFonts w:ascii="Cambria Math" w:hAnsi="Cambria Math"/>
                      </w:rPr>
                      <m:t>w</m:t>
                    </m:r>
                  </m:e>
                  <m:sub>
                    <m:r>
                      <w:rPr>
                        <w:rFonts w:ascii="Cambria Math" w:hAnsi="Cambria Math"/>
                      </w:rPr>
                      <m:t>comp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comp,in</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comp,out,isentropic</m:t>
                        </m:r>
                      </m:sub>
                    </m:sSub>
                  </m:num>
                  <m:den>
                    <m:sSub>
                      <m:sSubPr>
                        <m:ctrlPr>
                          <w:rPr>
                            <w:rFonts w:ascii="Cambria Math" w:hAnsi="Cambria Math"/>
                            <w:i/>
                          </w:rPr>
                        </m:ctrlPr>
                      </m:sSubPr>
                      <m:e>
                        <m:r>
                          <w:rPr>
                            <w:rFonts w:ascii="Cambria Math" w:hAnsi="Cambria Math"/>
                          </w:rPr>
                          <m:t>η</m:t>
                        </m:r>
                      </m:e>
                      <m:sub>
                        <m:r>
                          <w:rPr>
                            <w:rFonts w:ascii="Cambria Math" w:hAnsi="Cambria Math"/>
                          </w:rPr>
                          <m:t>comp</m:t>
                        </m:r>
                      </m:sub>
                    </m:sSub>
                  </m:den>
                </m:f>
              </m:oMath>
            </m:oMathPara>
          </w:p>
        </w:tc>
        <w:tc>
          <w:tcPr>
            <w:tcW w:w="431" w:type="dxa"/>
            <w:vAlign w:val="center"/>
          </w:tcPr>
          <w:p w14:paraId="17603FB0" w14:textId="5A1594F7" w:rsidR="002E6E9E" w:rsidRPr="003030D2" w:rsidRDefault="002E6E9E" w:rsidP="00CA14DC">
            <w:pPr>
              <w:pStyle w:val="MDPI3aequationnumber"/>
            </w:pPr>
            <w:r w:rsidRPr="003030D2">
              <w:t>(</w:t>
            </w:r>
            <w:r>
              <w:t>2</w:t>
            </w:r>
            <w:r w:rsidRPr="003030D2">
              <w:t>)</w:t>
            </w:r>
          </w:p>
        </w:tc>
      </w:tr>
    </w:tbl>
    <w:p w14:paraId="01947F05" w14:textId="22DF17B3" w:rsidR="002E6E9E" w:rsidRDefault="002E6E9E" w:rsidP="004A4EB9">
      <w:pPr>
        <w:pStyle w:val="MDPI31text"/>
      </w:pPr>
      <w:r w:rsidRPr="002E6E9E">
        <w:t xml:space="preserve">These values are multiplied by the respective mass flow rates to calculate the component-wise </w:t>
      </w:r>
      <w:r w:rsidRPr="002E6E9E">
        <w:rPr>
          <w:b/>
          <w:bCs/>
        </w:rPr>
        <w:t>power outputs and consumptions</w:t>
      </w:r>
      <w:r>
        <w:rPr>
          <w:b/>
          <w:bCs/>
        </w:rP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2E6E9E" w:rsidRPr="00D4314B" w14:paraId="2514CD5D" w14:textId="77777777" w:rsidTr="00CA14DC">
        <w:tc>
          <w:tcPr>
            <w:tcW w:w="7428" w:type="dxa"/>
          </w:tcPr>
          <w:p w14:paraId="249245E5" w14:textId="6B3760BC" w:rsidR="002E6E9E" w:rsidRPr="003030D2" w:rsidRDefault="00000000" w:rsidP="00CA14DC">
            <w:pPr>
              <w:pStyle w:val="MDPI39equation"/>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turb</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turb</m:t>
                        </m:r>
                      </m:sub>
                    </m:sSub>
                    <m:r>
                      <w:rPr>
                        <w:rFonts w:ascii="Cambria Math" w:hAnsi="Cambria Math"/>
                      </w:rPr>
                      <m:t>·w</m:t>
                    </m:r>
                  </m:e>
                  <m:sub>
                    <m:r>
                      <w:rPr>
                        <w:rFonts w:ascii="Cambria Math" w:hAnsi="Cambria Math"/>
                      </w:rPr>
                      <m:t>turb</m:t>
                    </m:r>
                  </m:sub>
                </m:sSub>
              </m:oMath>
            </m:oMathPara>
          </w:p>
        </w:tc>
        <w:tc>
          <w:tcPr>
            <w:tcW w:w="431" w:type="dxa"/>
            <w:vAlign w:val="center"/>
          </w:tcPr>
          <w:p w14:paraId="1A9018D1" w14:textId="71737BF5" w:rsidR="002E6E9E" w:rsidRPr="003030D2" w:rsidRDefault="002E6E9E" w:rsidP="00CA14DC">
            <w:pPr>
              <w:pStyle w:val="MDPI3aequationnumber"/>
            </w:pPr>
            <w:r w:rsidRPr="003030D2">
              <w:t>(</w:t>
            </w:r>
            <w:r>
              <w:t>3</w:t>
            </w:r>
            <w:r w:rsidRPr="003030D2">
              <w:t>)</w:t>
            </w:r>
          </w:p>
        </w:tc>
      </w:tr>
      <w:tr w:rsidR="00F6142C" w:rsidRPr="00D4314B" w14:paraId="23EA5A6F" w14:textId="77777777" w:rsidTr="00F6142C">
        <w:tc>
          <w:tcPr>
            <w:tcW w:w="7428" w:type="dxa"/>
          </w:tcPr>
          <w:p w14:paraId="248C8F8C" w14:textId="2959E12E" w:rsidR="00F6142C" w:rsidRPr="00F6142C" w:rsidRDefault="00000000" w:rsidP="00CA14DC">
            <w:pPr>
              <w:pStyle w:val="MDPI39equation"/>
              <w:rPr>
                <w:rFonts w:ascii="Cambria Math" w:hAnsi="Cambria Math"/>
                <w:oMath/>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MC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MC</m:t>
                        </m:r>
                      </m:sub>
                    </m:sSub>
                    <m:r>
                      <w:rPr>
                        <w:rFonts w:ascii="Cambria Math" w:hAnsi="Cambria Math"/>
                      </w:rPr>
                      <m:t>·w</m:t>
                    </m:r>
                  </m:e>
                  <m:sub>
                    <m:r>
                      <w:rPr>
                        <w:rFonts w:ascii="Cambria Math" w:hAnsi="Cambria Math"/>
                      </w:rPr>
                      <m:t>MC</m:t>
                    </m:r>
                  </m:sub>
                </m:sSub>
              </m:oMath>
            </m:oMathPara>
          </w:p>
        </w:tc>
        <w:tc>
          <w:tcPr>
            <w:tcW w:w="431" w:type="dxa"/>
            <w:vAlign w:val="center"/>
          </w:tcPr>
          <w:p w14:paraId="3F6BC17B" w14:textId="0379D6CF" w:rsidR="00F6142C" w:rsidRPr="003030D2" w:rsidRDefault="00F6142C" w:rsidP="00CA14DC">
            <w:pPr>
              <w:pStyle w:val="MDPI3aequationnumber"/>
            </w:pPr>
            <w:r w:rsidRPr="003030D2">
              <w:t>(</w:t>
            </w:r>
            <w:r>
              <w:t>4</w:t>
            </w:r>
            <w:r w:rsidRPr="003030D2">
              <w:t>)</w:t>
            </w:r>
          </w:p>
        </w:tc>
      </w:tr>
      <w:tr w:rsidR="00F6142C" w:rsidRPr="00D4314B" w14:paraId="26ED0963" w14:textId="77777777" w:rsidTr="00F6142C">
        <w:tc>
          <w:tcPr>
            <w:tcW w:w="7428" w:type="dxa"/>
          </w:tcPr>
          <w:p w14:paraId="0AE30BDD" w14:textId="43835923" w:rsidR="00F6142C" w:rsidRPr="00F6142C" w:rsidRDefault="00000000" w:rsidP="00CA14DC">
            <w:pPr>
              <w:pStyle w:val="MDPI39equation"/>
              <w:rPr>
                <w:rFonts w:ascii="Cambria Math" w:hAnsi="Cambria Math"/>
                <w:oMath/>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RC</m:t>
                        </m:r>
                      </m:sub>
                    </m:sSub>
                    <m:r>
                      <w:rPr>
                        <w:rFonts w:ascii="Cambria Math" w:hAnsi="Cambria Math"/>
                      </w:rPr>
                      <m:t>·w</m:t>
                    </m:r>
                  </m:e>
                  <m:sub>
                    <m:r>
                      <w:rPr>
                        <w:rFonts w:ascii="Cambria Math" w:hAnsi="Cambria Math"/>
                      </w:rPr>
                      <m:t>RC</m:t>
                    </m:r>
                  </m:sub>
                </m:sSub>
              </m:oMath>
            </m:oMathPara>
          </w:p>
        </w:tc>
        <w:tc>
          <w:tcPr>
            <w:tcW w:w="431" w:type="dxa"/>
            <w:vAlign w:val="center"/>
          </w:tcPr>
          <w:p w14:paraId="434AC825" w14:textId="6A51DF32" w:rsidR="00F6142C" w:rsidRPr="003030D2" w:rsidRDefault="00F6142C" w:rsidP="00CA14DC">
            <w:pPr>
              <w:pStyle w:val="MDPI3aequationnumber"/>
            </w:pPr>
            <w:r w:rsidRPr="003030D2">
              <w:t>(</w:t>
            </w:r>
            <w:r>
              <w:t>5</w:t>
            </w:r>
            <w:r w:rsidRPr="003030D2">
              <w:t>)</w:t>
            </w:r>
          </w:p>
        </w:tc>
      </w:tr>
    </w:tbl>
    <w:p w14:paraId="55A71E3D" w14:textId="5084078E" w:rsidR="002E6E9E" w:rsidRDefault="00F6142C" w:rsidP="004A4EB9">
      <w:pPr>
        <w:pStyle w:val="MDPI31text"/>
      </w:pPr>
      <w:r w:rsidRPr="00F6142C">
        <w:t xml:space="preserve">The </w:t>
      </w:r>
      <w:r w:rsidRPr="00F6142C">
        <w:rPr>
          <w:b/>
          <w:bCs/>
        </w:rPr>
        <w:t>total net power output</w:t>
      </w:r>
      <w:r w:rsidRPr="00F6142C">
        <w:t xml:space="preserve"> is therefore</w:t>
      </w:r>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F6142C" w:rsidRPr="00D4314B" w14:paraId="6DE91A05" w14:textId="77777777" w:rsidTr="00CA14DC">
        <w:tc>
          <w:tcPr>
            <w:tcW w:w="7428" w:type="dxa"/>
          </w:tcPr>
          <w:p w14:paraId="41784355" w14:textId="1ED1AD42" w:rsidR="00F6142C" w:rsidRPr="003030D2" w:rsidRDefault="00000000" w:rsidP="00CA14DC">
            <w:pPr>
              <w:pStyle w:val="MDPI39equation"/>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net</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turb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MC</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RC</m:t>
                    </m:r>
                  </m:sub>
                </m:sSub>
                <m:r>
                  <w:rPr>
                    <w:rFonts w:ascii="Cambria Math" w:hAnsi="Cambria Math"/>
                  </w:rPr>
                  <m:t>|</m:t>
                </m:r>
              </m:oMath>
            </m:oMathPara>
          </w:p>
        </w:tc>
        <w:tc>
          <w:tcPr>
            <w:tcW w:w="431" w:type="dxa"/>
            <w:vAlign w:val="center"/>
          </w:tcPr>
          <w:p w14:paraId="3DBBEFBE" w14:textId="535C4BED" w:rsidR="00F6142C" w:rsidRPr="003030D2" w:rsidRDefault="00F6142C" w:rsidP="00CA14DC">
            <w:pPr>
              <w:pStyle w:val="MDPI3aequationnumber"/>
            </w:pPr>
            <w:r w:rsidRPr="003030D2">
              <w:t>(</w:t>
            </w:r>
            <w:r>
              <w:t>6</w:t>
            </w:r>
            <w:r w:rsidRPr="003030D2">
              <w:t>)</w:t>
            </w:r>
          </w:p>
        </w:tc>
      </w:tr>
    </w:tbl>
    <w:p w14:paraId="42DD5CE8" w14:textId="02B19E0F" w:rsidR="00F6142C" w:rsidRDefault="00F6142C" w:rsidP="004A4EB9">
      <w:pPr>
        <w:pStyle w:val="MDPI31text"/>
      </w:pPr>
      <w:r>
        <w:t>where:</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F6142C" w:rsidRPr="00D4314B" w14:paraId="4943854F" w14:textId="77777777" w:rsidTr="00CA14DC">
        <w:tc>
          <w:tcPr>
            <w:tcW w:w="7428" w:type="dxa"/>
          </w:tcPr>
          <w:p w14:paraId="4FBF4549" w14:textId="3923B8E3" w:rsidR="00F6142C" w:rsidRPr="003030D2" w:rsidRDefault="00000000" w:rsidP="00CA14DC">
            <w:pPr>
              <w:pStyle w:val="MDPI39equation"/>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RC</m:t>
                    </m:r>
                  </m:sub>
                </m:sSub>
                <m:r>
                  <w:rPr>
                    <w:rFonts w:ascii="Cambria Math" w:hAnsi="Cambria Math"/>
                  </w:rPr>
                  <m:t>=γ·</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turb</m:t>
                    </m:r>
                  </m:sub>
                </m:sSub>
              </m:oMath>
            </m:oMathPara>
          </w:p>
        </w:tc>
        <w:tc>
          <w:tcPr>
            <w:tcW w:w="431" w:type="dxa"/>
            <w:vAlign w:val="center"/>
          </w:tcPr>
          <w:p w14:paraId="77D1DE21" w14:textId="7B002CA9" w:rsidR="00F6142C" w:rsidRPr="003030D2" w:rsidRDefault="00F6142C" w:rsidP="00CA14DC">
            <w:pPr>
              <w:pStyle w:val="MDPI3aequationnumber"/>
            </w:pPr>
            <w:r w:rsidRPr="003030D2">
              <w:t>(</w:t>
            </w:r>
            <w:r>
              <w:t>7</w:t>
            </w:r>
            <w:r w:rsidRPr="003030D2">
              <w:t>)</w:t>
            </w:r>
          </w:p>
        </w:tc>
      </w:tr>
      <w:tr w:rsidR="00F6142C" w:rsidRPr="00D4314B" w14:paraId="2A1AD1F8" w14:textId="77777777" w:rsidTr="00F6142C">
        <w:tc>
          <w:tcPr>
            <w:tcW w:w="7428" w:type="dxa"/>
          </w:tcPr>
          <w:p w14:paraId="50913FED" w14:textId="3CE98093" w:rsidR="00F6142C" w:rsidRPr="00F6142C" w:rsidRDefault="00000000" w:rsidP="00CA14DC">
            <w:pPr>
              <w:pStyle w:val="MDPI39equation"/>
              <w:rPr>
                <w:rFonts w:ascii="Cambria Math" w:hAnsi="Cambria Math"/>
                <w:oMath/>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MC</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turb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RC</m:t>
                    </m:r>
                  </m:sub>
                </m:sSub>
              </m:oMath>
            </m:oMathPara>
          </w:p>
        </w:tc>
        <w:tc>
          <w:tcPr>
            <w:tcW w:w="431" w:type="dxa"/>
            <w:vAlign w:val="center"/>
          </w:tcPr>
          <w:p w14:paraId="6F4E4E32" w14:textId="3E9E727C" w:rsidR="00F6142C" w:rsidRPr="003030D2" w:rsidRDefault="00F6142C" w:rsidP="00CA14DC">
            <w:pPr>
              <w:pStyle w:val="MDPI3aequationnumber"/>
            </w:pPr>
            <w:r w:rsidRPr="003030D2">
              <w:t>(</w:t>
            </w:r>
            <w:r>
              <w:t>8</w:t>
            </w:r>
            <w:r w:rsidRPr="003030D2">
              <w:t>)</w:t>
            </w:r>
          </w:p>
        </w:tc>
      </w:tr>
    </w:tbl>
    <w:p w14:paraId="2E4E6028" w14:textId="4856AE31" w:rsidR="00F6142C" w:rsidRDefault="00F6142C" w:rsidP="004A4EB9">
      <w:pPr>
        <w:pStyle w:val="MDPI31text"/>
      </w:pPr>
      <w:r w:rsidRPr="00F6142C">
        <w:t xml:space="preserve">The </w:t>
      </w:r>
      <w:r w:rsidRPr="00F6142C">
        <w:rPr>
          <w:b/>
          <w:bCs/>
        </w:rPr>
        <w:t>thermal efficiency of the cycle</w:t>
      </w:r>
      <w:r w:rsidRPr="00F6142C">
        <w:t xml:space="preserve"> is defined according to the first law of thermodynamics as the ratio of the net </w:t>
      </w:r>
      <w:r>
        <w:t>power</w:t>
      </w:r>
      <w:r w:rsidRPr="00F6142C">
        <w:t xml:space="preserve"> output to the heat input delivered in the primary heat exchanger (PHX)</w:t>
      </w:r>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F6142C" w:rsidRPr="00D4314B" w14:paraId="14641B17" w14:textId="77777777" w:rsidTr="00CA14DC">
        <w:tc>
          <w:tcPr>
            <w:tcW w:w="7428" w:type="dxa"/>
          </w:tcPr>
          <w:p w14:paraId="137D6EEB" w14:textId="673ECDD2" w:rsidR="00F6142C" w:rsidRPr="003030D2" w:rsidRDefault="00000000" w:rsidP="00CA14DC">
            <w:pPr>
              <w:pStyle w:val="MDPI39equation"/>
            </w:pPr>
            <m:oMathPara>
              <m:oMath>
                <m:sSub>
                  <m:sSubPr>
                    <m:ctrlPr>
                      <w:rPr>
                        <w:rFonts w:ascii="Cambria Math" w:hAnsi="Cambria Math"/>
                        <w:i/>
                      </w:rPr>
                    </m:ctrlPr>
                  </m:sSubPr>
                  <m:e>
                    <m:r>
                      <w:rPr>
                        <w:rFonts w:ascii="Cambria Math" w:hAnsi="Cambria Math"/>
                      </w:rPr>
                      <m:t>η</m:t>
                    </m:r>
                  </m:e>
                  <m:sub>
                    <m:r>
                      <w:rPr>
                        <w:rFonts w:ascii="Cambria Math" w:hAnsi="Cambria Math"/>
                      </w:rPr>
                      <m:t>th,cycle</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net</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PHX</m:t>
                        </m:r>
                      </m:sub>
                    </m:sSub>
                  </m:den>
                </m:f>
              </m:oMath>
            </m:oMathPara>
          </w:p>
        </w:tc>
        <w:tc>
          <w:tcPr>
            <w:tcW w:w="431" w:type="dxa"/>
            <w:vAlign w:val="center"/>
          </w:tcPr>
          <w:p w14:paraId="4E14F0BB" w14:textId="425D0F89" w:rsidR="00F6142C" w:rsidRPr="003030D2" w:rsidRDefault="00F6142C" w:rsidP="00CA14DC">
            <w:pPr>
              <w:pStyle w:val="MDPI3aequationnumber"/>
            </w:pPr>
            <w:r w:rsidRPr="003030D2">
              <w:t>(</w:t>
            </w:r>
            <w:r w:rsidR="003373C4">
              <w:t>9</w:t>
            </w:r>
            <w:r w:rsidRPr="003030D2">
              <w:t>)</w:t>
            </w:r>
          </w:p>
        </w:tc>
      </w:tr>
    </w:tbl>
    <w:p w14:paraId="44F49D2C" w14:textId="0B2F9133" w:rsidR="00F6142C" w:rsidRDefault="003373C4" w:rsidP="004A4EB9">
      <w:pPr>
        <w:pStyle w:val="MDPI31text"/>
      </w:pPr>
      <w:r>
        <w:t xml:space="preserve">where </w:t>
      </w:r>
      <w:r w:rsidRPr="003373C4">
        <w:t>the heat duty in the PHX is</w:t>
      </w:r>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3373C4" w:rsidRPr="00D4314B" w14:paraId="1361D01E" w14:textId="77777777" w:rsidTr="00CA14DC">
        <w:tc>
          <w:tcPr>
            <w:tcW w:w="7428" w:type="dxa"/>
          </w:tcPr>
          <w:p w14:paraId="6FC85349" w14:textId="2C2F57E8" w:rsidR="003373C4" w:rsidRPr="003030D2" w:rsidRDefault="00000000" w:rsidP="00CA14DC">
            <w:pPr>
              <w:pStyle w:val="MDPI39equation"/>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PHX</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turb</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PHX,out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PHX,in</m:t>
                    </m:r>
                  </m:sub>
                </m:sSub>
                <m:r>
                  <w:rPr>
                    <w:rFonts w:ascii="Cambria Math" w:hAnsi="Cambria Math"/>
                  </w:rPr>
                  <m:t>)</m:t>
                </m:r>
              </m:oMath>
            </m:oMathPara>
          </w:p>
        </w:tc>
        <w:tc>
          <w:tcPr>
            <w:tcW w:w="431" w:type="dxa"/>
            <w:vAlign w:val="center"/>
          </w:tcPr>
          <w:p w14:paraId="732FFF4B" w14:textId="20CC71B2" w:rsidR="003373C4" w:rsidRPr="003030D2" w:rsidRDefault="003373C4" w:rsidP="00CA14DC">
            <w:pPr>
              <w:pStyle w:val="MDPI3aequationnumber"/>
            </w:pPr>
            <w:r w:rsidRPr="003030D2">
              <w:t>(1</w:t>
            </w:r>
            <w:r>
              <w:t>0</w:t>
            </w:r>
            <w:r w:rsidRPr="003030D2">
              <w:t>)</w:t>
            </w:r>
          </w:p>
        </w:tc>
      </w:tr>
    </w:tbl>
    <w:p w14:paraId="06EDE179" w14:textId="1D06F40E" w:rsidR="003373C4" w:rsidRDefault="00F427DE" w:rsidP="004A4EB9">
      <w:pPr>
        <w:pStyle w:val="MDPI31text"/>
      </w:pPr>
      <w:r w:rsidRPr="00F427DE">
        <w:t xml:space="preserve">For the recuperative heat exchangers (HTR and LTR), the </w:t>
      </w:r>
      <w:r w:rsidRPr="00F427DE">
        <w:rPr>
          <w:b/>
          <w:bCs/>
        </w:rPr>
        <w:t>heat transfer rate</w:t>
      </w:r>
      <w:r w:rsidRPr="00F427DE">
        <w:t xml:space="preserve"> is determined by the energy balance between the hot and cold streams</w:t>
      </w:r>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F427DE" w:rsidRPr="00D4314B" w14:paraId="256E7C28" w14:textId="77777777" w:rsidTr="00CA14DC">
        <w:tc>
          <w:tcPr>
            <w:tcW w:w="7428" w:type="dxa"/>
          </w:tcPr>
          <w:p w14:paraId="0F1AD9BD" w14:textId="093E3951" w:rsidR="00F427DE" w:rsidRPr="003030D2" w:rsidRDefault="00000000" w:rsidP="00CA14DC">
            <w:pPr>
              <w:pStyle w:val="MDPI39equation"/>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HX</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hot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hot,out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hot,in</m:t>
                    </m:r>
                  </m:sub>
                </m:sSub>
                <m:r>
                  <w:rPr>
                    <w:rFonts w:ascii="Cambria Math" w:hAnsi="Cambria Math"/>
                  </w:rPr>
                  <m:t>)</m:t>
                </m:r>
              </m:oMath>
            </m:oMathPara>
          </w:p>
        </w:tc>
        <w:tc>
          <w:tcPr>
            <w:tcW w:w="431" w:type="dxa"/>
            <w:vAlign w:val="center"/>
          </w:tcPr>
          <w:p w14:paraId="141FDD03" w14:textId="23F12F6B" w:rsidR="00F427DE" w:rsidRPr="003030D2" w:rsidRDefault="00F427DE" w:rsidP="00CA14DC">
            <w:pPr>
              <w:pStyle w:val="MDPI3aequationnumber"/>
            </w:pPr>
            <w:r w:rsidRPr="003030D2">
              <w:t>(1</w:t>
            </w:r>
            <w:r w:rsidR="00040AAB">
              <w:t>1</w:t>
            </w:r>
            <w:r w:rsidRPr="003030D2">
              <w:t>)</w:t>
            </w:r>
          </w:p>
        </w:tc>
      </w:tr>
    </w:tbl>
    <w:p w14:paraId="5B48BF0D" w14:textId="08F030DD" w:rsidR="00F427DE" w:rsidRDefault="008F1424" w:rsidP="004A4EB9">
      <w:pPr>
        <w:pStyle w:val="MDPI31text"/>
      </w:pPr>
      <w:r w:rsidRPr="008F1424">
        <w:t xml:space="preserve">The corresponding </w:t>
      </w:r>
      <w:r w:rsidRPr="008F1424">
        <w:rPr>
          <w:b/>
          <w:bCs/>
        </w:rPr>
        <w:t>UA evaluation</w:t>
      </w:r>
      <w:r w:rsidRPr="008F1424">
        <w:t xml:space="preserve"> utilizes the logarithmic mean temperature difference (LMTD) method</w:t>
      </w:r>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8F1424" w:rsidRPr="00D4314B" w14:paraId="7F926EAC" w14:textId="77777777" w:rsidTr="00CA14DC">
        <w:tc>
          <w:tcPr>
            <w:tcW w:w="7428" w:type="dxa"/>
          </w:tcPr>
          <w:p w14:paraId="238FD6C4" w14:textId="090DB432" w:rsidR="008F1424" w:rsidRPr="003030D2" w:rsidRDefault="00000000" w:rsidP="00CA14DC">
            <w:pPr>
              <w:pStyle w:val="MDPI39equation"/>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HX</m:t>
                    </m:r>
                  </m:sub>
                </m:sSub>
                <m:r>
                  <w:rPr>
                    <w:rFonts w:ascii="Cambria Math" w:hAnsi="Cambria Math"/>
                  </w:rPr>
                  <m:t>=UA·</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lm</m:t>
                    </m:r>
                  </m:sub>
                </m:sSub>
              </m:oMath>
            </m:oMathPara>
          </w:p>
        </w:tc>
        <w:tc>
          <w:tcPr>
            <w:tcW w:w="431" w:type="dxa"/>
            <w:vAlign w:val="center"/>
          </w:tcPr>
          <w:p w14:paraId="602ED446" w14:textId="1F2A1445" w:rsidR="008F1424" w:rsidRPr="003030D2" w:rsidRDefault="008F1424" w:rsidP="00CA14DC">
            <w:pPr>
              <w:pStyle w:val="MDPI3aequationnumber"/>
            </w:pPr>
            <w:r w:rsidRPr="003030D2">
              <w:t>(1</w:t>
            </w:r>
            <w:r w:rsidR="00AD287F">
              <w:t>2</w:t>
            </w:r>
            <w:r w:rsidRPr="003030D2">
              <w:t>)</w:t>
            </w:r>
          </w:p>
        </w:tc>
      </w:tr>
      <w:tr w:rsidR="008F1424" w:rsidRPr="00D4314B" w14:paraId="424A987E" w14:textId="77777777" w:rsidTr="008F1424">
        <w:tc>
          <w:tcPr>
            <w:tcW w:w="7428" w:type="dxa"/>
          </w:tcPr>
          <w:p w14:paraId="0C9A8764" w14:textId="6C7787A3" w:rsidR="008F1424" w:rsidRPr="008F1424" w:rsidRDefault="008F1424" w:rsidP="00DF44E2">
            <w:pPr>
              <w:pStyle w:val="MDPI39equation"/>
              <w:spacing w:line="276" w:lineRule="auto"/>
              <w:rPr>
                <w:rFonts w:ascii="Cambria Math" w:hAnsi="Cambria Math"/>
                <w:oMath/>
              </w:rPr>
            </w:pPr>
            <m:oMathPar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lm</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h,in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c,out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h,out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c,in</m:t>
                            </m:r>
                          </m:sub>
                        </m:sSub>
                      </m:e>
                    </m:d>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h,in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c,out</m:t>
                                    </m:r>
                                  </m:sub>
                                </m:sSub>
                              </m:num>
                              <m:den>
                                <m:sSub>
                                  <m:sSubPr>
                                    <m:ctrlPr>
                                      <w:rPr>
                                        <w:rFonts w:ascii="Cambria Math" w:hAnsi="Cambria Math"/>
                                        <w:i/>
                                      </w:rPr>
                                    </m:ctrlPr>
                                  </m:sSubPr>
                                  <m:e>
                                    <m:r>
                                      <w:rPr>
                                        <w:rFonts w:ascii="Cambria Math" w:hAnsi="Cambria Math"/>
                                      </w:rPr>
                                      <m:t>T</m:t>
                                    </m:r>
                                  </m:e>
                                  <m:sub>
                                    <m:r>
                                      <w:rPr>
                                        <w:rFonts w:ascii="Cambria Math" w:hAnsi="Cambria Math"/>
                                      </w:rPr>
                                      <m:t>h,out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c,in</m:t>
                                    </m:r>
                                  </m:sub>
                                </m:sSub>
                              </m:den>
                            </m:f>
                          </m:e>
                        </m:d>
                      </m:e>
                    </m:func>
                  </m:den>
                </m:f>
              </m:oMath>
            </m:oMathPara>
          </w:p>
        </w:tc>
        <w:tc>
          <w:tcPr>
            <w:tcW w:w="431" w:type="dxa"/>
            <w:vAlign w:val="center"/>
          </w:tcPr>
          <w:p w14:paraId="1F48AE12" w14:textId="2ECAB3E9" w:rsidR="008F1424" w:rsidRPr="003030D2" w:rsidRDefault="008F1424" w:rsidP="00CA14DC">
            <w:pPr>
              <w:pStyle w:val="MDPI3aequationnumber"/>
            </w:pPr>
            <w:r w:rsidRPr="003030D2">
              <w:t>(1</w:t>
            </w:r>
            <w:r w:rsidR="00AD287F">
              <w:t>3</w:t>
            </w:r>
            <w:r w:rsidRPr="003030D2">
              <w:t>)</w:t>
            </w:r>
          </w:p>
        </w:tc>
      </w:tr>
    </w:tbl>
    <w:p w14:paraId="1728890D" w14:textId="3E790DB9" w:rsidR="008F1424" w:rsidRDefault="000509E7" w:rsidP="004A4EB9">
      <w:pPr>
        <w:pStyle w:val="MDPI31text"/>
      </w:pPr>
      <w:r>
        <w:t>w</w:t>
      </w:r>
      <w:r w:rsidRPr="000509E7">
        <w:t xml:space="preserve">here </w:t>
      </w:r>
      <w:r w:rsidRPr="000509E7">
        <w:rPr>
          <w:b/>
          <w:bCs/>
        </w:rPr>
        <w:t>UA</w:t>
      </w:r>
      <w:r w:rsidRPr="000509E7">
        <w:t xml:space="preserve"> is iteratively adjusted to meet the specified performance criteria, using a combination of bisection and secant methods, with convergence achieved when the residual is below a defined tolerance</w:t>
      </w:r>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0509E7" w:rsidRPr="00D4314B" w14:paraId="0CE0532F" w14:textId="77777777" w:rsidTr="00CA14DC">
        <w:tc>
          <w:tcPr>
            <w:tcW w:w="7428" w:type="dxa"/>
          </w:tcPr>
          <w:p w14:paraId="00CC9C07" w14:textId="40F660AD" w:rsidR="000509E7" w:rsidRPr="003030D2" w:rsidRDefault="00000000" w:rsidP="00CA14DC">
            <w:pPr>
              <w:pStyle w:val="MDPI39equation"/>
            </w:pPr>
            <m:oMathPara>
              <m:oMath>
                <m:f>
                  <m:fPr>
                    <m:ctrlPr>
                      <w:rPr>
                        <w:rFonts w:ascii="Cambria Math" w:hAnsi="Cambria Math"/>
                        <w:i/>
                      </w:rPr>
                    </m:ctrlPr>
                  </m:fPr>
                  <m:num>
                    <m:d>
                      <m:dPr>
                        <m:begChr m:val="|"/>
                        <m:endChr m:val="|"/>
                        <m:ctrlPr>
                          <w:rPr>
                            <w:rFonts w:ascii="Cambria Math" w:hAnsi="Cambria Math"/>
                            <w:i/>
                          </w:rPr>
                        </m:ctrlPr>
                      </m:dPr>
                      <m:e>
                        <m:r>
                          <w:rPr>
                            <w:rFonts w:ascii="Cambria Math" w:hAnsi="Cambria Math"/>
                          </w:rPr>
                          <m:t>Residua</m:t>
                        </m:r>
                        <m:sSub>
                          <m:sSubPr>
                            <m:ctrlPr>
                              <w:rPr>
                                <w:rFonts w:ascii="Cambria Math" w:hAnsi="Cambria Math"/>
                                <w:i/>
                              </w:rPr>
                            </m:ctrlPr>
                          </m:sSubPr>
                          <m:e>
                            <m:r>
                              <w:rPr>
                                <w:rFonts w:ascii="Cambria Math" w:hAnsi="Cambria Math"/>
                              </w:rPr>
                              <m:t>l</m:t>
                            </m:r>
                          </m:e>
                          <m:sub>
                            <m:r>
                              <w:rPr>
                                <w:rFonts w:ascii="Cambria Math" w:hAnsi="Cambria Math"/>
                              </w:rPr>
                              <m:t>HX</m:t>
                            </m:r>
                          </m:sub>
                        </m:sSub>
                      </m:e>
                    </m:d>
                  </m:num>
                  <m:den>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target</m:t>
                        </m:r>
                      </m:sub>
                    </m:sSub>
                  </m:den>
                </m:f>
                <m:r>
                  <w:rPr>
                    <w:rFonts w:ascii="Cambria Math" w:hAnsi="Cambria Math"/>
                  </w:rPr>
                  <m:t>&lt;1·</m:t>
                </m:r>
                <m:sSup>
                  <m:sSupPr>
                    <m:ctrlPr>
                      <w:rPr>
                        <w:rFonts w:ascii="Cambria Math" w:hAnsi="Cambria Math"/>
                        <w:i/>
                      </w:rPr>
                    </m:ctrlPr>
                  </m:sSupPr>
                  <m:e>
                    <m:r>
                      <w:rPr>
                        <w:rFonts w:ascii="Cambria Math" w:hAnsi="Cambria Math"/>
                      </w:rPr>
                      <m:t>10</m:t>
                    </m:r>
                  </m:e>
                  <m:sup>
                    <m:r>
                      <w:rPr>
                        <w:rFonts w:ascii="Cambria Math" w:hAnsi="Cambria Math"/>
                      </w:rPr>
                      <m:t>-12</m:t>
                    </m:r>
                  </m:sup>
                </m:sSup>
              </m:oMath>
            </m:oMathPara>
          </w:p>
        </w:tc>
        <w:tc>
          <w:tcPr>
            <w:tcW w:w="431" w:type="dxa"/>
            <w:vAlign w:val="center"/>
          </w:tcPr>
          <w:p w14:paraId="448A68B9" w14:textId="48DE92A6" w:rsidR="000509E7" w:rsidRPr="003030D2" w:rsidRDefault="000509E7" w:rsidP="00CA14DC">
            <w:pPr>
              <w:pStyle w:val="MDPI3aequationnumber"/>
            </w:pPr>
            <w:r w:rsidRPr="003030D2">
              <w:t>(1</w:t>
            </w:r>
            <w:r w:rsidR="00AD287F">
              <w:t>4</w:t>
            </w:r>
            <w:r w:rsidRPr="003030D2">
              <w:t>)</w:t>
            </w:r>
          </w:p>
        </w:tc>
      </w:tr>
    </w:tbl>
    <w:p w14:paraId="2ED093B3" w14:textId="04D5AF03" w:rsidR="000509E7" w:rsidRDefault="000509E7" w:rsidP="004A4EB9">
      <w:pPr>
        <w:pStyle w:val="MDPI31text"/>
      </w:pPr>
      <w:r w:rsidRPr="000509E7">
        <w:t xml:space="preserve">Furthermore, the </w:t>
      </w:r>
      <w:r w:rsidRPr="000509E7">
        <w:rPr>
          <w:b/>
          <w:bCs/>
        </w:rPr>
        <w:t>recuperator effectiveness</w:t>
      </w:r>
      <w:r w:rsidRPr="000509E7">
        <w:t xml:space="preserve"> (</w:t>
      </w:r>
      <m:oMath>
        <m:sSub>
          <m:sSubPr>
            <m:ctrlPr>
              <w:rPr>
                <w:rFonts w:ascii="Cambria Math" w:hAnsi="Cambria Math"/>
                <w:i/>
                <w:lang w:val="es-ES"/>
              </w:rPr>
            </m:ctrlPr>
          </m:sSubPr>
          <m:e>
            <m:r>
              <w:rPr>
                <w:rFonts w:ascii="Cambria Math" w:hAnsi="Cambria Math"/>
                <w:lang w:val="es-ES"/>
              </w:rPr>
              <m:t>ε</m:t>
            </m:r>
          </m:e>
          <m:sub>
            <m:r>
              <w:rPr>
                <w:rFonts w:ascii="Cambria Math" w:hAnsi="Cambria Math"/>
                <w:vertAlign w:val="subscript"/>
              </w:rPr>
              <m:t>HX</m:t>
            </m:r>
          </m:sub>
        </m:sSub>
      </m:oMath>
      <w:r w:rsidRPr="000509E7">
        <w:t>​) is computed as</w:t>
      </w:r>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0509E7" w:rsidRPr="00D4314B" w14:paraId="2AEBBC88" w14:textId="77777777" w:rsidTr="00CA14DC">
        <w:tc>
          <w:tcPr>
            <w:tcW w:w="7428" w:type="dxa"/>
          </w:tcPr>
          <w:p w14:paraId="49D2F725" w14:textId="5457D551" w:rsidR="000509E7" w:rsidRPr="003030D2" w:rsidRDefault="00000000" w:rsidP="00CA14DC">
            <w:pPr>
              <w:pStyle w:val="MDPI39equation"/>
            </w:pPr>
            <m:oMathPara>
              <m:oMath>
                <m:sSub>
                  <m:sSubPr>
                    <m:ctrlPr>
                      <w:rPr>
                        <w:rFonts w:ascii="Cambria Math" w:hAnsi="Cambria Math"/>
                        <w:i/>
                        <w:lang w:val="es-ES"/>
                      </w:rPr>
                    </m:ctrlPr>
                  </m:sSubPr>
                  <m:e>
                    <m:r>
                      <w:rPr>
                        <w:rFonts w:ascii="Cambria Math" w:hAnsi="Cambria Math"/>
                        <w:lang w:val="es-ES"/>
                      </w:rPr>
                      <m:t>ε</m:t>
                    </m:r>
                  </m:e>
                  <m:sub>
                    <m:r>
                      <w:rPr>
                        <w:rFonts w:ascii="Cambria Math" w:hAnsi="Cambria Math"/>
                        <w:vertAlign w:val="subscript"/>
                      </w:rPr>
                      <m:t>HX</m:t>
                    </m:r>
                  </m:sub>
                </m:sSub>
                <m:r>
                  <w:rPr>
                    <w:rFonts w:ascii="Cambria Math" w:hAnsi="Cambria Math"/>
                    <w:lang w:val="es-ES"/>
                  </w:rPr>
                  <m:t>=</m:t>
                </m:r>
                <m:f>
                  <m:fPr>
                    <m:ctrlPr>
                      <w:rPr>
                        <w:rFonts w:ascii="Cambria Math" w:hAnsi="Cambria Math"/>
                        <w:i/>
                        <w:lang w:val="es-ES"/>
                      </w:rPr>
                    </m:ctrlPr>
                  </m:fPr>
                  <m:num>
                    <m:sSub>
                      <m:sSubPr>
                        <m:ctrlPr>
                          <w:rPr>
                            <w:rFonts w:ascii="Cambria Math" w:hAnsi="Cambria Math"/>
                            <w:i/>
                            <w:lang w:val="es-ES"/>
                          </w:rPr>
                        </m:ctrlPr>
                      </m:sSubPr>
                      <m:e>
                        <m:acc>
                          <m:accPr>
                            <m:chr m:val="̇"/>
                            <m:ctrlPr>
                              <w:rPr>
                                <w:rFonts w:ascii="Cambria Math" w:hAnsi="Cambria Math"/>
                                <w:i/>
                              </w:rPr>
                            </m:ctrlPr>
                          </m:accPr>
                          <m:e>
                            <m:r>
                              <w:rPr>
                                <w:rFonts w:ascii="Cambria Math" w:hAnsi="Cambria Math"/>
                              </w:rPr>
                              <m:t>Q</m:t>
                            </m:r>
                          </m:e>
                        </m:acc>
                      </m:e>
                      <m:sub>
                        <m:r>
                          <w:rPr>
                            <w:rFonts w:ascii="Cambria Math" w:hAnsi="Cambria Math"/>
                            <w:lang w:val="es-ES"/>
                          </w:rPr>
                          <m:t>actual</m:t>
                        </m:r>
                      </m:sub>
                    </m:sSub>
                  </m:num>
                  <m:den>
                    <m:sSub>
                      <m:sSubPr>
                        <m:ctrlPr>
                          <w:rPr>
                            <w:rFonts w:ascii="Cambria Math" w:hAnsi="Cambria Math"/>
                            <w:i/>
                            <w:lang w:val="es-ES"/>
                          </w:rPr>
                        </m:ctrlPr>
                      </m:sSubPr>
                      <m:e>
                        <m:acc>
                          <m:accPr>
                            <m:chr m:val="̇"/>
                            <m:ctrlPr>
                              <w:rPr>
                                <w:rFonts w:ascii="Cambria Math" w:hAnsi="Cambria Math"/>
                                <w:i/>
                              </w:rPr>
                            </m:ctrlPr>
                          </m:accPr>
                          <m:e>
                            <m:r>
                              <w:rPr>
                                <w:rFonts w:ascii="Cambria Math" w:hAnsi="Cambria Math"/>
                              </w:rPr>
                              <m:t>Q</m:t>
                            </m:r>
                          </m:e>
                        </m:acc>
                      </m:e>
                      <m:sub>
                        <m:r>
                          <w:rPr>
                            <w:rFonts w:ascii="Cambria Math" w:hAnsi="Cambria Math"/>
                            <w:lang w:val="es-ES"/>
                          </w:rPr>
                          <m:t>max</m:t>
                        </m:r>
                      </m:sub>
                    </m:sSub>
                    <m:r>
                      <w:rPr>
                        <w:rFonts w:ascii="Cambria Math" w:hAnsi="Cambria Math"/>
                        <w:lang w:val="es-ES"/>
                      </w:rPr>
                      <m:t xml:space="preserve"> </m:t>
                    </m:r>
                  </m:den>
                </m:f>
              </m:oMath>
            </m:oMathPara>
          </w:p>
        </w:tc>
        <w:tc>
          <w:tcPr>
            <w:tcW w:w="431" w:type="dxa"/>
            <w:vAlign w:val="center"/>
          </w:tcPr>
          <w:p w14:paraId="3D601AAA" w14:textId="7F68310F" w:rsidR="000509E7" w:rsidRPr="003030D2" w:rsidRDefault="000509E7" w:rsidP="00CA14DC">
            <w:pPr>
              <w:pStyle w:val="MDPI3aequationnumber"/>
            </w:pPr>
            <w:r w:rsidRPr="003030D2">
              <w:t>(1</w:t>
            </w:r>
            <w:r w:rsidR="00AD287F">
              <w:t>5</w:t>
            </w:r>
            <w:r w:rsidRPr="003030D2">
              <w:t>)</w:t>
            </w:r>
          </w:p>
        </w:tc>
      </w:tr>
      <w:tr w:rsidR="000509E7" w:rsidRPr="00D4314B" w14:paraId="5930B70D" w14:textId="77777777" w:rsidTr="00CA14DC">
        <w:tc>
          <w:tcPr>
            <w:tcW w:w="7428" w:type="dxa"/>
          </w:tcPr>
          <w:p w14:paraId="30AC7FE7" w14:textId="12E9C996" w:rsidR="000509E7" w:rsidRPr="008F1424" w:rsidRDefault="00000000" w:rsidP="00CA14DC">
            <w:pPr>
              <w:pStyle w:val="MDPI39equation"/>
              <w:rPr>
                <w:rFonts w:ascii="Cambria Math" w:hAnsi="Cambria Math"/>
                <w:oMath/>
              </w:rPr>
            </w:pPr>
            <m:oMathPara>
              <m:oMath>
                <m:sSub>
                  <m:sSubPr>
                    <m:ctrlPr>
                      <w:rPr>
                        <w:rFonts w:ascii="Cambria Math" w:hAnsi="Cambria Math"/>
                        <w:i/>
                        <w:lang w:val="es-ES"/>
                      </w:rPr>
                    </m:ctrlPr>
                  </m:sSubPr>
                  <m:e>
                    <m:acc>
                      <m:accPr>
                        <m:chr m:val="̇"/>
                        <m:ctrlPr>
                          <w:rPr>
                            <w:rFonts w:ascii="Cambria Math" w:hAnsi="Cambria Math"/>
                            <w:i/>
                          </w:rPr>
                        </m:ctrlPr>
                      </m:accPr>
                      <m:e>
                        <m:r>
                          <w:rPr>
                            <w:rFonts w:ascii="Cambria Math" w:hAnsi="Cambria Math"/>
                          </w:rPr>
                          <m:t>Q</m:t>
                        </m:r>
                      </m:e>
                    </m:acc>
                  </m:e>
                  <m:sub>
                    <m:r>
                      <w:rPr>
                        <w:rFonts w:ascii="Cambria Math" w:hAnsi="Cambria Math"/>
                        <w:lang w:val="es-ES"/>
                      </w:rPr>
                      <m:t>max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h,in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c,out</m:t>
                    </m:r>
                  </m:sub>
                </m:sSub>
                <m:r>
                  <w:rPr>
                    <w:rFonts w:ascii="Cambria Math" w:hAnsi="Cambria Math"/>
                  </w:rPr>
                  <m:t>)</m:t>
                </m:r>
              </m:oMath>
            </m:oMathPara>
          </w:p>
        </w:tc>
        <w:tc>
          <w:tcPr>
            <w:tcW w:w="431" w:type="dxa"/>
            <w:vAlign w:val="center"/>
          </w:tcPr>
          <w:p w14:paraId="64B39A3B" w14:textId="62658796" w:rsidR="000509E7" w:rsidRPr="003030D2" w:rsidRDefault="000509E7" w:rsidP="00CA14DC">
            <w:pPr>
              <w:pStyle w:val="MDPI3aequationnumber"/>
            </w:pPr>
            <w:r w:rsidRPr="003030D2">
              <w:t>(1</w:t>
            </w:r>
            <w:r w:rsidR="00AD287F">
              <w:t>6</w:t>
            </w:r>
            <w:r w:rsidRPr="003030D2">
              <w:t>)</w:t>
            </w:r>
          </w:p>
        </w:tc>
      </w:tr>
    </w:tbl>
    <w:p w14:paraId="5CC73644" w14:textId="478738CE" w:rsidR="000509E7" w:rsidRDefault="000509E7" w:rsidP="004A4EB9">
      <w:pPr>
        <w:pStyle w:val="MDPI31text"/>
      </w:pPr>
      <w:r>
        <w:t>where:</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0509E7" w:rsidRPr="00D4314B" w14:paraId="22709D69" w14:textId="77777777" w:rsidTr="00CA14DC">
        <w:tc>
          <w:tcPr>
            <w:tcW w:w="7428" w:type="dxa"/>
          </w:tcPr>
          <w:p w14:paraId="45FB190E" w14:textId="03081820" w:rsidR="000509E7" w:rsidRPr="003030D2" w:rsidRDefault="00000000" w:rsidP="00CA14DC">
            <w:pPr>
              <w:pStyle w:val="MDPI39equation"/>
            </w:pPr>
            <m:oMathPara>
              <m:oMath>
                <m:sSub>
                  <m:sSubPr>
                    <m:ctrlPr>
                      <w:rPr>
                        <w:rFonts w:ascii="Cambria Math" w:hAnsi="Cambria Math"/>
                        <w:i/>
                      </w:rPr>
                    </m:ctrlPr>
                  </m:sSubPr>
                  <m:e>
                    <m:r>
                      <w:rPr>
                        <w:rFonts w:ascii="Cambria Math" w:hAnsi="Cambria Math"/>
                      </w:rPr>
                      <m:t>C</m:t>
                    </m:r>
                  </m:e>
                  <m:sub>
                    <m:r>
                      <w:rPr>
                        <w:rFonts w:ascii="Cambria Math" w:hAnsi="Cambria Math"/>
                      </w:rPr>
                      <m:t>min</m:t>
                    </m:r>
                  </m:sub>
                </m:sSub>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hot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p,hot</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cold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p,cold</m:t>
                    </m:r>
                  </m:sub>
                </m:sSub>
                <m:r>
                  <w:rPr>
                    <w:rFonts w:ascii="Cambria Math" w:hAnsi="Cambria Math"/>
                  </w:rPr>
                  <m:t>)</m:t>
                </m:r>
              </m:oMath>
            </m:oMathPara>
          </w:p>
        </w:tc>
        <w:tc>
          <w:tcPr>
            <w:tcW w:w="431" w:type="dxa"/>
            <w:vAlign w:val="center"/>
          </w:tcPr>
          <w:p w14:paraId="4CFD09DF" w14:textId="4E774C8D" w:rsidR="000509E7" w:rsidRPr="003030D2" w:rsidRDefault="000509E7" w:rsidP="00CA14DC">
            <w:pPr>
              <w:pStyle w:val="MDPI3aequationnumber"/>
            </w:pPr>
            <w:r w:rsidRPr="003030D2">
              <w:t>(1</w:t>
            </w:r>
            <w:r w:rsidR="00AD287F">
              <w:t>7</w:t>
            </w:r>
            <w:r w:rsidRPr="003030D2">
              <w:t>)</w:t>
            </w:r>
          </w:p>
        </w:tc>
      </w:tr>
    </w:tbl>
    <w:p w14:paraId="419882E0" w14:textId="4BAC6579" w:rsidR="00F6142C" w:rsidRDefault="000509E7" w:rsidP="004A4EB9">
      <w:pPr>
        <w:pStyle w:val="MDPI31text"/>
      </w:pPr>
      <w:r w:rsidRPr="000509E7">
        <w:t xml:space="preserve">All component </w:t>
      </w:r>
      <w:r w:rsidRPr="000509E7">
        <w:rPr>
          <w:b/>
          <w:bCs/>
        </w:rPr>
        <w:t>pressure drops</w:t>
      </w:r>
      <w:r w:rsidRPr="000509E7">
        <w:t xml:space="preserve"> are incorporated into the thermodynamic property calculations, applied either as absolute or relative drops, following</w:t>
      </w:r>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0509E7" w:rsidRPr="00D4314B" w14:paraId="7CE173AE" w14:textId="77777777" w:rsidTr="00CA14DC">
        <w:tc>
          <w:tcPr>
            <w:tcW w:w="7428" w:type="dxa"/>
          </w:tcPr>
          <w:p w14:paraId="2CAD7442" w14:textId="1AEAE51F" w:rsidR="000509E7" w:rsidRPr="003030D2" w:rsidRDefault="00000000" w:rsidP="00CA14DC">
            <w:pPr>
              <w:pStyle w:val="MDPI39equation"/>
            </w:pPr>
            <m:oMathPara>
              <m:oMath>
                <m:sSub>
                  <m:sSubPr>
                    <m:ctrlPr>
                      <w:rPr>
                        <w:rFonts w:ascii="Cambria Math" w:hAnsi="Cambria Math"/>
                        <w:i/>
                      </w:rPr>
                    </m:ctrlPr>
                  </m:sSubPr>
                  <m:e>
                    <m:r>
                      <w:rPr>
                        <w:rFonts w:ascii="Cambria Math" w:hAnsi="Cambria Math"/>
                      </w:rPr>
                      <m:t>P</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abs</m:t>
                    </m:r>
                  </m:sub>
                </m:sSub>
              </m:oMath>
            </m:oMathPara>
          </w:p>
        </w:tc>
        <w:tc>
          <w:tcPr>
            <w:tcW w:w="431" w:type="dxa"/>
            <w:vAlign w:val="center"/>
          </w:tcPr>
          <w:p w14:paraId="1551C439" w14:textId="70CBFB96" w:rsidR="000509E7" w:rsidRPr="003030D2" w:rsidRDefault="000509E7" w:rsidP="00CA14DC">
            <w:pPr>
              <w:pStyle w:val="MDPI3aequationnumber"/>
            </w:pPr>
            <w:r w:rsidRPr="003030D2">
              <w:t>(1</w:t>
            </w:r>
            <w:r w:rsidR="00AD287F">
              <w:t>8</w:t>
            </w:r>
            <w:r w:rsidRPr="003030D2">
              <w:t>)</w:t>
            </w:r>
          </w:p>
        </w:tc>
      </w:tr>
      <w:tr w:rsidR="000509E7" w:rsidRPr="00D4314B" w14:paraId="74D98B7E" w14:textId="77777777" w:rsidTr="000509E7">
        <w:tc>
          <w:tcPr>
            <w:tcW w:w="7428" w:type="dxa"/>
          </w:tcPr>
          <w:p w14:paraId="659FD660" w14:textId="0444CF37" w:rsidR="000509E7" w:rsidRPr="000509E7" w:rsidRDefault="00000000" w:rsidP="00CA14DC">
            <w:pPr>
              <w:pStyle w:val="MDPI39equation"/>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·(1-Δ</m:t>
                </m:r>
                <m:sSub>
                  <m:sSubPr>
                    <m:ctrlPr>
                      <w:rPr>
                        <w:rFonts w:ascii="Cambria Math" w:hAnsi="Cambria Math"/>
                        <w:i/>
                      </w:rPr>
                    </m:ctrlPr>
                  </m:sSubPr>
                  <m:e>
                    <m:r>
                      <w:rPr>
                        <w:rFonts w:ascii="Cambria Math" w:hAnsi="Cambria Math"/>
                      </w:rPr>
                      <m:t>P</m:t>
                    </m:r>
                  </m:e>
                  <m:sub>
                    <m:r>
                      <w:rPr>
                        <w:rFonts w:ascii="Cambria Math" w:hAnsi="Cambria Math"/>
                      </w:rPr>
                      <m:t>abs</m:t>
                    </m:r>
                  </m:sub>
                </m:sSub>
                <m:r>
                  <w:rPr>
                    <w:rFonts w:ascii="Cambria Math" w:hAnsi="Cambria Math"/>
                  </w:rPr>
                  <m:t>)</m:t>
                </m:r>
              </m:oMath>
            </m:oMathPara>
          </w:p>
        </w:tc>
        <w:tc>
          <w:tcPr>
            <w:tcW w:w="431" w:type="dxa"/>
            <w:vAlign w:val="center"/>
          </w:tcPr>
          <w:p w14:paraId="3FEFFD69" w14:textId="2407E468" w:rsidR="000509E7" w:rsidRPr="003030D2" w:rsidRDefault="000509E7" w:rsidP="00CA14DC">
            <w:pPr>
              <w:pStyle w:val="MDPI3aequationnumber"/>
            </w:pPr>
            <w:r w:rsidRPr="003030D2">
              <w:t>(1</w:t>
            </w:r>
            <w:r w:rsidR="00AD287F">
              <w:t>9</w:t>
            </w:r>
            <w:r w:rsidRPr="003030D2">
              <w:t>)</w:t>
            </w:r>
          </w:p>
        </w:tc>
      </w:tr>
    </w:tbl>
    <w:p w14:paraId="070E778A" w14:textId="75BE78DE" w:rsidR="000509E7" w:rsidRDefault="000509E7" w:rsidP="004A4EB9">
      <w:pPr>
        <w:pStyle w:val="MDPI31text"/>
      </w:pPr>
      <w:r>
        <w:t>w</w:t>
      </w:r>
      <w:r w:rsidRPr="000509E7">
        <w:t>here applicable, when a heat exchanger's UA falls below a predefined negligible threshold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vertAlign w:val="superscript"/>
              </w:rPr>
              <m:t>-12</m:t>
            </m:r>
          </m:sup>
        </m:sSup>
      </m:oMath>
      <w:r w:rsidRPr="000509E7">
        <w:t xml:space="preserve">), the component is considered </w:t>
      </w:r>
      <w:r w:rsidRPr="000509E7">
        <w:rPr>
          <w:b/>
          <w:bCs/>
        </w:rPr>
        <w:t>inactive</w:t>
      </w:r>
      <w:r w:rsidRPr="000509E7">
        <w:t xml:space="preserve"> and bypassed within the model</w:t>
      </w:r>
      <w:r>
        <w:t>.</w:t>
      </w:r>
    </w:p>
    <w:p w14:paraId="2B44F2A9" w14:textId="546BA1FB" w:rsidR="000509E7" w:rsidRDefault="000509E7" w:rsidP="004A4EB9">
      <w:pPr>
        <w:pStyle w:val="MDPI31text"/>
      </w:pPr>
      <w:r w:rsidRPr="000509E7">
        <w:t xml:space="preserve">Finally, in scenarios where a </w:t>
      </w:r>
      <w:r w:rsidRPr="000509E7">
        <w:rPr>
          <w:b/>
          <w:bCs/>
        </w:rPr>
        <w:t>target net power output</w:t>
      </w:r>
      <w:r w:rsidRPr="000509E7">
        <w:t xml:space="preserve"> is specified, the model adjusts the overall mass flow rate iteratively until the computed net power meets the target within the same numerical tolerance</w:t>
      </w:r>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0509E7" w:rsidRPr="00D4314B" w14:paraId="62F73C24" w14:textId="77777777" w:rsidTr="00CA14DC">
        <w:tc>
          <w:tcPr>
            <w:tcW w:w="7428" w:type="dxa"/>
          </w:tcPr>
          <w:p w14:paraId="6E8B0EB8" w14:textId="7A4F5358" w:rsidR="000509E7" w:rsidRPr="003030D2" w:rsidRDefault="000509E7" w:rsidP="00CA14DC">
            <w:pPr>
              <w:pStyle w:val="MDPI39equation"/>
            </w:pPr>
            <m:oMathPara>
              <m:oMath>
                <m:r>
                  <w:rPr>
                    <w:rFonts w:ascii="Cambria Math" w:hAnsi="Cambria Math"/>
                  </w:rPr>
                  <m:t>Residua</m:t>
                </m:r>
                <m:sSub>
                  <m:sSubPr>
                    <m:ctrlPr>
                      <w:rPr>
                        <w:rFonts w:ascii="Cambria Math" w:hAnsi="Cambria Math"/>
                        <w:i/>
                      </w:rPr>
                    </m:ctrlPr>
                  </m:sSubPr>
                  <m:e>
                    <m:r>
                      <w:rPr>
                        <w:rFonts w:ascii="Cambria Math" w:hAnsi="Cambria Math"/>
                      </w:rPr>
                      <m:t>l</m:t>
                    </m:r>
                  </m:e>
                  <m:sub>
                    <m:r>
                      <w:rPr>
                        <w:rFonts w:ascii="Cambria Math" w:hAnsi="Cambria Math"/>
                      </w:rPr>
                      <m:t>power</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net.calculated</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net,target</m:t>
                    </m:r>
                  </m:sub>
                </m:sSub>
              </m:oMath>
            </m:oMathPara>
          </w:p>
        </w:tc>
        <w:tc>
          <w:tcPr>
            <w:tcW w:w="431" w:type="dxa"/>
            <w:vAlign w:val="center"/>
          </w:tcPr>
          <w:p w14:paraId="67C09A95" w14:textId="3C99DFD3" w:rsidR="000509E7" w:rsidRPr="003030D2" w:rsidRDefault="000509E7" w:rsidP="00CA14DC">
            <w:pPr>
              <w:pStyle w:val="MDPI3aequationnumber"/>
            </w:pPr>
            <w:r w:rsidRPr="003030D2">
              <w:t>(</w:t>
            </w:r>
            <w:r w:rsidR="00AD287F">
              <w:t>20</w:t>
            </w:r>
            <w:r w:rsidRPr="003030D2">
              <w:t>)</w:t>
            </w:r>
          </w:p>
        </w:tc>
      </w:tr>
    </w:tbl>
    <w:p w14:paraId="06C37737" w14:textId="5E0EEF48" w:rsidR="000509E7" w:rsidRDefault="000509E7" w:rsidP="004A4EB9">
      <w:pPr>
        <w:pStyle w:val="MDPI31text"/>
      </w:pPr>
      <w:r w:rsidRPr="000509E7">
        <w:t>This ensures that the simulated cycle performance reflects both the specified design point and the thermodynamic behavior of the working fluid under the given conditions, capturing the complex interplay of heat exchanger performance, compressor work, turbine expansion, and system irreversibilities</w:t>
      </w:r>
      <w:r>
        <w:t>.</w:t>
      </w:r>
    </w:p>
    <w:p w14:paraId="661AFA79" w14:textId="2BD10855" w:rsidR="00BF0BFF" w:rsidRDefault="00BF0BFF" w:rsidP="004A4EB9">
      <w:pPr>
        <w:pStyle w:val="MDPI31text"/>
      </w:pPr>
      <w:r w:rsidRPr="004219E9">
        <w:t xml:space="preserve">The </w:t>
      </w:r>
      <w:r w:rsidR="002870D3" w:rsidRPr="004219E9">
        <w:t xml:space="preserve">exergetic analysis was conducted in accordance with the relevant equations pertaining to the </w:t>
      </w:r>
      <w:r w:rsidR="00050C7F">
        <w:t>S</w:t>
      </w:r>
      <w:r w:rsidR="002870D3" w:rsidRPr="004219E9">
        <w:t xml:space="preserve">econd </w:t>
      </w:r>
      <w:r w:rsidR="00050C7F">
        <w:t>L</w:t>
      </w:r>
      <w:r w:rsidR="002870D3" w:rsidRPr="004219E9">
        <w:t xml:space="preserve">aw of </w:t>
      </w:r>
      <w:r w:rsidR="00050C7F">
        <w:t>T</w:t>
      </w:r>
      <w:r w:rsidR="002870D3" w:rsidRPr="004219E9">
        <w:t>hermodynamics</w:t>
      </w:r>
      <w:r w:rsidR="007B46E2" w:rsidRPr="004219E9">
        <w:t xml:space="preserve"> [</w:t>
      </w:r>
      <w:r w:rsidR="009B410E" w:rsidRPr="004219E9">
        <w:fldChar w:fldCharType="begin"/>
      </w:r>
      <w:r w:rsidR="009B410E" w:rsidRPr="004219E9">
        <w:instrText xml:space="preserve"> REF _Ref198564144 \r \h </w:instrText>
      </w:r>
      <w:r w:rsidR="004219E9">
        <w:instrText xml:space="preserve"> \* MERGEFORMAT </w:instrText>
      </w:r>
      <w:r w:rsidR="009B410E" w:rsidRPr="004219E9">
        <w:fldChar w:fldCharType="separate"/>
      </w:r>
      <w:r w:rsidR="009B410E" w:rsidRPr="004219E9">
        <w:t>37</w:t>
      </w:r>
      <w:r w:rsidR="009B410E" w:rsidRPr="004219E9">
        <w:fldChar w:fldCharType="end"/>
      </w:r>
      <w:r w:rsidR="007B46E2" w:rsidRPr="004219E9">
        <w:t>]</w:t>
      </w:r>
      <w:r w:rsidR="002870D3" w:rsidRPr="004219E9">
        <w:t>. Furt</w:t>
      </w:r>
      <w:r w:rsidR="002870D3" w:rsidRPr="002870D3">
        <w:t>hermore, the assumption of a steady-state and adiabatic system was made. The exergy balance is expressed in equation (21)</w:t>
      </w:r>
      <w:r w:rsidR="002870D3">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BF0BFF" w:rsidRPr="00D4314B" w14:paraId="65A29CA8" w14:textId="77777777" w:rsidTr="00B85517">
        <w:tc>
          <w:tcPr>
            <w:tcW w:w="7428" w:type="dxa"/>
          </w:tcPr>
          <w:p w14:paraId="12B1A549" w14:textId="0EA98C00" w:rsidR="00BF0BFF" w:rsidRPr="003030D2" w:rsidRDefault="002870D3" w:rsidP="00B85517">
            <w:pPr>
              <w:pStyle w:val="MDPI39equation"/>
            </w:pPr>
            <m:oMathPara>
              <m:oMath>
                <m:r>
                  <m:rPr>
                    <m:sty m:val="p"/>
                  </m:rPr>
                  <w:rPr>
                    <w:rFonts w:ascii="Cambria Math" w:hAnsi="Cambria Math"/>
                    <w:lang w:val="en-GB"/>
                  </w:rPr>
                  <m:t>0=</m:t>
                </m:r>
                <m:sSub>
                  <m:sSubPr>
                    <m:ctrlPr>
                      <w:rPr>
                        <w:rFonts w:ascii="Cambria Math" w:hAnsi="Cambria Math"/>
                        <w:i/>
                        <w:lang w:val="en-GB"/>
                      </w:rPr>
                    </m:ctrlPr>
                  </m:sSubPr>
                  <m:e>
                    <m:acc>
                      <m:accPr>
                        <m:chr m:val="̇"/>
                        <m:ctrlPr>
                          <w:rPr>
                            <w:rFonts w:ascii="Cambria Math" w:hAnsi="Cambria Math"/>
                            <w:lang w:val="en-GB"/>
                          </w:rPr>
                        </m:ctrlPr>
                      </m:accPr>
                      <m:e>
                        <m:r>
                          <w:rPr>
                            <w:rFonts w:ascii="Cambria Math" w:hAnsi="Cambria Math"/>
                            <w:lang w:val="en-GB"/>
                          </w:rPr>
                          <m:t>E</m:t>
                        </m:r>
                      </m:e>
                    </m:acc>
                  </m:e>
                  <m:sub>
                    <m:r>
                      <w:rPr>
                        <w:rFonts w:ascii="Cambria Math" w:hAnsi="Cambria Math"/>
                        <w:lang w:val="en-GB"/>
                      </w:rPr>
                      <m:t>Q</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lang w:val="en-GB"/>
                          </w:rPr>
                        </m:ctrlPr>
                      </m:accPr>
                      <m:e>
                        <m:r>
                          <w:rPr>
                            <w:rFonts w:ascii="Cambria Math" w:hAnsi="Cambria Math"/>
                            <w:lang w:val="en-GB"/>
                          </w:rPr>
                          <m:t>E</m:t>
                        </m:r>
                      </m:e>
                    </m:acc>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lang w:val="en-GB"/>
                          </w:rPr>
                        </m:ctrlPr>
                      </m:accPr>
                      <m:e>
                        <m:r>
                          <w:rPr>
                            <w:rFonts w:ascii="Cambria Math" w:hAnsi="Cambria Math"/>
                            <w:lang w:val="en-GB"/>
                          </w:rPr>
                          <m:t>E</m:t>
                        </m:r>
                      </m:e>
                    </m:acc>
                  </m:e>
                  <m:sub>
                    <m:r>
                      <w:rPr>
                        <w:rFonts w:ascii="Cambria Math" w:hAnsi="Cambria Math"/>
                        <w:lang w:val="en-GB"/>
                      </w:rPr>
                      <m:t>D</m:t>
                    </m:r>
                  </m:sub>
                </m:sSub>
                <m:r>
                  <w:rPr>
                    <w:rFonts w:ascii="Cambria Math" w:hAnsi="Cambria Math"/>
                    <w:lang w:val="en-GB"/>
                  </w:rPr>
                  <m:t>+</m:t>
                </m:r>
                <m:nary>
                  <m:naryPr>
                    <m:chr m:val="∑"/>
                    <m:limLoc m:val="undOvr"/>
                    <m:subHide m:val="1"/>
                    <m:supHide m:val="1"/>
                    <m:ctrlPr>
                      <w:rPr>
                        <w:rFonts w:ascii="Cambria Math" w:hAnsi="Cambria Math"/>
                        <w:lang w:val="en-GB"/>
                      </w:rPr>
                    </m:ctrlPr>
                  </m:naryPr>
                  <m:sub/>
                  <m:sup/>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in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in</m:t>
                        </m:r>
                      </m:sub>
                    </m:sSub>
                  </m:e>
                </m:nary>
                <m:r>
                  <w:rPr>
                    <w:rFonts w:ascii="Cambria Math" w:hAnsi="Cambria Math"/>
                    <w:lang w:val="en-GB"/>
                  </w:rPr>
                  <m:t>-</m:t>
                </m:r>
                <m:nary>
                  <m:naryPr>
                    <m:chr m:val="∑"/>
                    <m:limLoc m:val="undOvr"/>
                    <m:subHide m:val="1"/>
                    <m:supHide m:val="1"/>
                    <m:ctrlPr>
                      <w:rPr>
                        <w:rFonts w:ascii="Cambria Math" w:hAnsi="Cambria Math"/>
                        <w:lang w:val="en-GB"/>
                      </w:rPr>
                    </m:ctrlPr>
                  </m:naryPr>
                  <m:sub/>
                  <m:sup/>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out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out</m:t>
                        </m:r>
                      </m:sub>
                    </m:sSub>
                  </m:e>
                </m:nary>
              </m:oMath>
            </m:oMathPara>
          </w:p>
        </w:tc>
        <w:tc>
          <w:tcPr>
            <w:tcW w:w="431" w:type="dxa"/>
            <w:vAlign w:val="center"/>
          </w:tcPr>
          <w:p w14:paraId="441E9E10" w14:textId="2D90E974" w:rsidR="00BF0BFF" w:rsidRPr="003030D2" w:rsidRDefault="00BF0BFF" w:rsidP="00B85517">
            <w:pPr>
              <w:pStyle w:val="MDPI3aequationnumber"/>
            </w:pPr>
            <w:r w:rsidRPr="003030D2">
              <w:t>(</w:t>
            </w:r>
            <w:r>
              <w:t>21</w:t>
            </w:r>
            <w:r w:rsidRPr="003030D2">
              <w:t>)</w:t>
            </w:r>
          </w:p>
        </w:tc>
      </w:tr>
    </w:tbl>
    <w:p w14:paraId="6641A5DF" w14:textId="27F3C0BE" w:rsidR="002870D3" w:rsidRPr="002870D3" w:rsidRDefault="002870D3" w:rsidP="002870D3">
      <w:pPr>
        <w:pStyle w:val="MDPI31text"/>
        <w:rPr>
          <w:lang w:val="en-GB"/>
        </w:rPr>
      </w:pPr>
      <w:r w:rsidRPr="002870D3">
        <w:rPr>
          <w:lang w:val="en-GB"/>
        </w:rPr>
        <w:t xml:space="preserve">where the </w:t>
      </w:r>
      <m:oMath>
        <m:sSub>
          <m:sSubPr>
            <m:ctrlPr>
              <w:rPr>
                <w:rFonts w:ascii="Cambria Math" w:hAnsi="Cambria Math"/>
                <w:i/>
                <w:lang w:val="en-GB"/>
              </w:rPr>
            </m:ctrlPr>
          </m:sSubPr>
          <m:e>
            <m:acc>
              <m:accPr>
                <m:chr m:val="̇"/>
                <m:ctrlPr>
                  <w:rPr>
                    <w:rFonts w:ascii="Cambria Math" w:hAnsi="Cambria Math"/>
                    <w:lang w:val="en-GB"/>
                  </w:rPr>
                </m:ctrlPr>
              </m:accPr>
              <m:e>
                <m:r>
                  <w:rPr>
                    <w:rFonts w:ascii="Cambria Math" w:hAnsi="Cambria Math"/>
                    <w:lang w:val="en-GB"/>
                  </w:rPr>
                  <m:t>E</m:t>
                </m:r>
              </m:e>
            </m:acc>
          </m:e>
          <m:sub>
            <m:r>
              <w:rPr>
                <w:rFonts w:ascii="Cambria Math" w:hAnsi="Cambria Math"/>
                <w:lang w:val="en-GB"/>
              </w:rPr>
              <m:t>Q</m:t>
            </m:r>
          </m:sub>
        </m:sSub>
      </m:oMath>
      <w:r w:rsidRPr="002870D3">
        <w:rPr>
          <w:lang w:val="en-GB"/>
        </w:rPr>
        <w:t xml:space="preserve"> </w:t>
      </w:r>
      <w:r w:rsidR="00144508">
        <w:rPr>
          <w:lang w:val="en-GB"/>
        </w:rPr>
        <w:t>denotes</w:t>
      </w:r>
      <w:r w:rsidRPr="002870D3">
        <w:rPr>
          <w:lang w:val="en-GB"/>
        </w:rPr>
        <w:t xml:space="preserve"> the exergy rate of the heat transfer, the </w:t>
      </w:r>
      <m:oMath>
        <m:sSub>
          <m:sSubPr>
            <m:ctrlPr>
              <w:rPr>
                <w:rFonts w:ascii="Cambria Math" w:hAnsi="Cambria Math"/>
                <w:i/>
                <w:lang w:val="en-GB"/>
              </w:rPr>
            </m:ctrlPr>
          </m:sSubPr>
          <m:e>
            <m:acc>
              <m:accPr>
                <m:chr m:val="̇"/>
                <m:ctrlPr>
                  <w:rPr>
                    <w:rFonts w:ascii="Cambria Math" w:hAnsi="Cambria Math"/>
                    <w:lang w:val="en-GB"/>
                  </w:rPr>
                </m:ctrlPr>
              </m:accPr>
              <m:e>
                <m:r>
                  <w:rPr>
                    <w:rFonts w:ascii="Cambria Math" w:hAnsi="Cambria Math"/>
                    <w:lang w:val="en-GB"/>
                  </w:rPr>
                  <m:t>E</m:t>
                </m:r>
              </m:e>
            </m:acc>
          </m:e>
          <m:sub>
            <m:r>
              <w:rPr>
                <w:rFonts w:ascii="Cambria Math" w:hAnsi="Cambria Math"/>
                <w:lang w:val="en-GB"/>
              </w:rPr>
              <m:t>W</m:t>
            </m:r>
          </m:sub>
        </m:sSub>
      </m:oMath>
      <w:r w:rsidRPr="002870D3">
        <w:rPr>
          <w:lang w:val="en-GB"/>
        </w:rPr>
        <w:t xml:space="preserve"> is the exergy rate of the work, the </w:t>
      </w:r>
      <m:oMath>
        <m:sSub>
          <m:sSubPr>
            <m:ctrlPr>
              <w:rPr>
                <w:rFonts w:ascii="Cambria Math" w:hAnsi="Cambria Math"/>
                <w:i/>
                <w:lang w:val="en-GB"/>
              </w:rPr>
            </m:ctrlPr>
          </m:sSubPr>
          <m:e>
            <m:acc>
              <m:accPr>
                <m:chr m:val="̇"/>
                <m:ctrlPr>
                  <w:rPr>
                    <w:rFonts w:ascii="Cambria Math" w:hAnsi="Cambria Math"/>
                    <w:lang w:val="en-GB"/>
                  </w:rPr>
                </m:ctrlPr>
              </m:accPr>
              <m:e>
                <m:r>
                  <w:rPr>
                    <w:rFonts w:ascii="Cambria Math" w:hAnsi="Cambria Math"/>
                    <w:lang w:val="en-GB"/>
                  </w:rPr>
                  <m:t>E</m:t>
                </m:r>
              </m:e>
            </m:acc>
          </m:e>
          <m:sub>
            <m:r>
              <w:rPr>
                <w:rFonts w:ascii="Cambria Math" w:hAnsi="Cambria Math"/>
                <w:lang w:val="en-GB"/>
              </w:rPr>
              <m:t>D</m:t>
            </m:r>
          </m:sub>
        </m:sSub>
      </m:oMath>
      <w:r w:rsidRPr="002870D3">
        <w:rPr>
          <w:lang w:val="en-GB"/>
        </w:rPr>
        <w:t xml:space="preserve"> </w:t>
      </w:r>
      <w:r w:rsidR="00144508">
        <w:rPr>
          <w:lang w:val="en-GB"/>
        </w:rPr>
        <w:t xml:space="preserve">signifies </w:t>
      </w:r>
      <w:r w:rsidRPr="002870D3">
        <w:rPr>
          <w:lang w:val="en-GB"/>
        </w:rPr>
        <w:t>the exergy destruction rate</w:t>
      </w:r>
      <w:r w:rsidR="00144508">
        <w:rPr>
          <w:lang w:val="en-GB"/>
        </w:rPr>
        <w:t>,</w:t>
      </w:r>
      <w:r w:rsidRPr="002870D3">
        <w:rPr>
          <w:lang w:val="en-GB"/>
        </w:rPr>
        <w:t xml:space="preserve"> and </w:t>
      </w:r>
      <m:oMath>
        <m:r>
          <w:rPr>
            <w:rFonts w:ascii="Cambria Math" w:hAnsi="Cambria Math"/>
            <w:lang w:val="en-GB"/>
          </w:rPr>
          <m:t>e</m:t>
        </m:r>
      </m:oMath>
      <w:r w:rsidRPr="002870D3">
        <w:rPr>
          <w:lang w:val="en-GB"/>
        </w:rPr>
        <w:t xml:space="preserve"> is the specific exergy. The </w:t>
      </w:r>
      <w:r w:rsidRPr="002870D3">
        <w:rPr>
          <w:lang w:val="en-GB"/>
        </w:rPr>
        <w:lastRenderedPageBreak/>
        <w:t xml:space="preserve">specific exergy and exergy values at each state point </w:t>
      </w:r>
      <m:oMath>
        <m:r>
          <w:rPr>
            <w:rFonts w:ascii="Cambria Math" w:hAnsi="Cambria Math"/>
            <w:lang w:val="en-GB"/>
          </w:rPr>
          <m:t>(i)</m:t>
        </m:r>
      </m:oMath>
      <w:r w:rsidRPr="002870D3">
        <w:rPr>
          <w:lang w:val="en-GB"/>
        </w:rPr>
        <w:t xml:space="preserve"> of the cycle are calculated by equations (2</w:t>
      </w:r>
      <w:r>
        <w:rPr>
          <w:lang w:val="en-GB"/>
        </w:rPr>
        <w:t>2</w:t>
      </w:r>
      <w:r w:rsidRPr="002870D3">
        <w:rPr>
          <w:lang w:val="en-GB"/>
        </w:rPr>
        <w:t>) and (</w:t>
      </w:r>
      <w:r>
        <w:rPr>
          <w:lang w:val="en-GB"/>
        </w:rPr>
        <w:t>23</w:t>
      </w:r>
      <w:r w:rsidRPr="002870D3">
        <w:rPr>
          <w:lang w:val="en-GB"/>
        </w:rPr>
        <w:t>), respectively.</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605E12" w:rsidRPr="00D4314B" w14:paraId="06439E41" w14:textId="77777777" w:rsidTr="00CE2BE3">
        <w:tc>
          <w:tcPr>
            <w:tcW w:w="7428" w:type="dxa"/>
          </w:tcPr>
          <w:p w14:paraId="39DFA00C" w14:textId="3144C62D" w:rsidR="00605E12" w:rsidRPr="003030D2" w:rsidRDefault="00000000" w:rsidP="00CE2BE3">
            <w:pPr>
              <w:pStyle w:val="MDPI39equation"/>
            </w:pPr>
            <m:oMathPara>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t>
                    </m:r>
                  </m:sub>
                </m:sSub>
                <m:r>
                  <m:rPr>
                    <m:sty m:val="p"/>
                  </m:rPr>
                  <w:rPr>
                    <w:rFonts w:ascii="Cambria Math" w:hAnsi="Cambria Math"/>
                    <w:lang w:val="en-GB"/>
                  </w:rPr>
                  <m:t>=</m:t>
                </m:r>
                <m:d>
                  <m:dPr>
                    <m:ctrlPr>
                      <w:rPr>
                        <w:rFonts w:ascii="Cambria Math" w:hAnsi="Cambria Math"/>
                        <w:i/>
                        <w:lang w:val="en-GB"/>
                      </w:rPr>
                    </m:ctrlPr>
                  </m:dPr>
                  <m:e>
                    <m:r>
                      <w:rPr>
                        <w:rFonts w:ascii="Cambria Math" w:hAnsi="Cambria Math"/>
                        <w:lang w:val="en-GB"/>
                      </w:rPr>
                      <m:t>h-</m:t>
                    </m:r>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o</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o</m:t>
                    </m:r>
                  </m:sub>
                </m:sSub>
                <m:r>
                  <w:rPr>
                    <w:rFonts w:ascii="Cambria Math" w:hAnsi="Cambria Math"/>
                    <w:lang w:val="en-GB"/>
                  </w:rPr>
                  <m:t>·</m:t>
                </m:r>
                <m:d>
                  <m:dPr>
                    <m:ctrlPr>
                      <w:rPr>
                        <w:rFonts w:ascii="Cambria Math" w:hAnsi="Cambria Math"/>
                        <w:i/>
                        <w:lang w:val="en-GB"/>
                      </w:rPr>
                    </m:ctrlPr>
                  </m:dPr>
                  <m:e>
                    <m:r>
                      <w:rPr>
                        <w:rFonts w:ascii="Cambria Math" w:hAnsi="Cambria Math"/>
                        <w:lang w:val="en-GB"/>
                      </w:rPr>
                      <m:t>s-</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o</m:t>
                        </m:r>
                      </m:sub>
                    </m:sSub>
                  </m:e>
                </m:d>
              </m:oMath>
            </m:oMathPara>
          </w:p>
        </w:tc>
        <w:tc>
          <w:tcPr>
            <w:tcW w:w="431" w:type="dxa"/>
            <w:vAlign w:val="center"/>
          </w:tcPr>
          <w:p w14:paraId="530BC9A5" w14:textId="0B49FBC7" w:rsidR="00605E12" w:rsidRPr="003030D2" w:rsidRDefault="00605E12" w:rsidP="00CE2BE3">
            <w:pPr>
              <w:pStyle w:val="MDPI3aequationnumber"/>
            </w:pPr>
            <w:r w:rsidRPr="003030D2">
              <w:t>(</w:t>
            </w:r>
            <w:r>
              <w:t>22</w:t>
            </w:r>
            <w:r w:rsidRPr="003030D2">
              <w:t>)</w:t>
            </w:r>
          </w:p>
        </w:tc>
      </w:tr>
      <w:tr w:rsidR="00605E12" w:rsidRPr="00D4314B" w14:paraId="47B1FC1D" w14:textId="77777777" w:rsidTr="00605E12">
        <w:tc>
          <w:tcPr>
            <w:tcW w:w="7428" w:type="dxa"/>
          </w:tcPr>
          <w:p w14:paraId="5211B1C3" w14:textId="546B979A" w:rsidR="00605E12" w:rsidRPr="00605E12" w:rsidRDefault="00000000" w:rsidP="00CE2BE3">
            <w:pPr>
              <w:pStyle w:val="MDPI39equation"/>
              <w:rPr>
                <w:rFonts w:ascii="Cambria Math" w:hAnsi="Cambria Math"/>
                <w:lang w:val="en-GB"/>
                <w:oMath/>
              </w:rPr>
            </w:pPr>
            <m:oMathPara>
              <m:oMath>
                <m:sSub>
                  <m:sSubPr>
                    <m:ctrlPr>
                      <w:rPr>
                        <w:rFonts w:ascii="Cambria Math" w:hAnsi="Cambria Math"/>
                        <w:i/>
                        <w:lang w:val="en-GB"/>
                      </w:rPr>
                    </m:ctrlPr>
                  </m:sSubPr>
                  <m:e>
                    <m:acc>
                      <m:accPr>
                        <m:chr m:val="̇"/>
                        <m:ctrlPr>
                          <w:rPr>
                            <w:rFonts w:ascii="Cambria Math" w:hAnsi="Cambria Math"/>
                            <w:lang w:val="en-GB"/>
                          </w:rPr>
                        </m:ctrlPr>
                      </m:accPr>
                      <m:e>
                        <m:r>
                          <w:rPr>
                            <w:rFonts w:ascii="Cambria Math" w:hAnsi="Cambria Math"/>
                            <w:lang w:val="en-GB"/>
                          </w:rPr>
                          <m:t>E</m:t>
                        </m:r>
                      </m:e>
                    </m:acc>
                  </m:e>
                  <m:sub>
                    <m:r>
                      <w:rPr>
                        <w:rFonts w:ascii="Cambria Math" w:hAnsi="Cambria Math"/>
                        <w:lang w:val="en-GB"/>
                      </w:rPr>
                      <m:t>i</m:t>
                    </m:r>
                  </m:sub>
                </m:sSub>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m:t>
                    </m:r>
                  </m:e>
                </m:acc>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t>
                    </m:r>
                  </m:sub>
                </m:sSub>
              </m:oMath>
            </m:oMathPara>
          </w:p>
        </w:tc>
        <w:tc>
          <w:tcPr>
            <w:tcW w:w="431" w:type="dxa"/>
            <w:vAlign w:val="center"/>
          </w:tcPr>
          <w:p w14:paraId="0BDD6680" w14:textId="135563DB" w:rsidR="00605E12" w:rsidRPr="003030D2" w:rsidRDefault="00605E12" w:rsidP="00CE2BE3">
            <w:pPr>
              <w:pStyle w:val="MDPI3aequationnumber"/>
            </w:pPr>
            <w:r w:rsidRPr="003030D2">
              <w:t>(</w:t>
            </w:r>
            <w:r>
              <w:t>23</w:t>
            </w:r>
            <w:r w:rsidRPr="003030D2">
              <w:t>)</w:t>
            </w:r>
          </w:p>
        </w:tc>
      </w:tr>
    </w:tbl>
    <w:p w14:paraId="5D058AE2" w14:textId="195DF463" w:rsidR="00BF0BFF" w:rsidRPr="00AF2B5B" w:rsidRDefault="00605E12" w:rsidP="004A4EB9">
      <w:pPr>
        <w:pStyle w:val="MDPI31text"/>
      </w:pPr>
      <w:r w:rsidRPr="00605E12">
        <w:t>The following expressions provide a quantitative representa</w:t>
      </w:r>
      <w:r w:rsidRPr="00AF2B5B">
        <w:t>tion of the exergetic efficiency of the individual components that constitute the given cycle</w:t>
      </w:r>
      <w:r w:rsidR="007B46E2" w:rsidRPr="00AF2B5B">
        <w:t xml:space="preserve"> [</w:t>
      </w:r>
      <w:r w:rsidR="00AF2B5B" w:rsidRPr="00AF2B5B">
        <w:fldChar w:fldCharType="begin"/>
      </w:r>
      <w:r w:rsidR="00AF2B5B" w:rsidRPr="00AF2B5B">
        <w:instrText xml:space="preserve"> REF _Ref198564388 \r \h </w:instrText>
      </w:r>
      <w:r w:rsidR="00AF2B5B">
        <w:instrText xml:space="preserve"> \* MERGEFORMAT </w:instrText>
      </w:r>
      <w:r w:rsidR="00AF2B5B" w:rsidRPr="00AF2B5B">
        <w:fldChar w:fldCharType="separate"/>
      </w:r>
      <w:r w:rsidR="00AF2B5B" w:rsidRPr="00AF2B5B">
        <w:t>38</w:t>
      </w:r>
      <w:r w:rsidR="00AF2B5B" w:rsidRPr="00AF2B5B">
        <w:fldChar w:fldCharType="end"/>
      </w:r>
      <w:r w:rsidR="007B46E2" w:rsidRPr="00AF2B5B">
        <w:t>]</w:t>
      </w:r>
      <w:r w:rsidRPr="00AF2B5B">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D22515" w:rsidRPr="00D4314B" w14:paraId="35E1CED4" w14:textId="77777777" w:rsidTr="00CE2BE3">
        <w:tc>
          <w:tcPr>
            <w:tcW w:w="7428" w:type="dxa"/>
          </w:tcPr>
          <w:p w14:paraId="65A02990" w14:textId="10A2A203" w:rsidR="00D22515" w:rsidRPr="00AF2B5B" w:rsidRDefault="00000000" w:rsidP="00CE2BE3">
            <w:pPr>
              <w:pStyle w:val="MDPI39equation"/>
            </w:pPr>
            <m:oMathPara>
              <m:oMath>
                <m:sSub>
                  <m:sSubPr>
                    <m:ctrlPr>
                      <w:rPr>
                        <w:rFonts w:ascii="Cambria Math" w:hAnsi="Cambria Math"/>
                        <w:i/>
                        <w:lang w:val="en-GB"/>
                      </w:rPr>
                    </m:ctrlPr>
                  </m:sSubPr>
                  <m:e>
                    <m:r>
                      <w:rPr>
                        <w:rFonts w:ascii="Cambria Math" w:hAnsi="Cambria Math"/>
                        <w:lang w:val="en-GB"/>
                      </w:rPr>
                      <m:t>η</m:t>
                    </m:r>
                  </m:e>
                  <m:sub>
                    <m:r>
                      <w:rPr>
                        <w:rFonts w:ascii="Cambria Math" w:hAnsi="Cambria Math"/>
                        <w:lang w:val="en-GB"/>
                      </w:rPr>
                      <m:t>ex,turb</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turb</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turb</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6</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7</m:t>
                            </m:r>
                          </m:sub>
                        </m:sSub>
                      </m:e>
                    </m:d>
                  </m:den>
                </m:f>
              </m:oMath>
            </m:oMathPara>
          </w:p>
        </w:tc>
        <w:tc>
          <w:tcPr>
            <w:tcW w:w="431" w:type="dxa"/>
            <w:vAlign w:val="center"/>
          </w:tcPr>
          <w:p w14:paraId="4C6766DB" w14:textId="3017DCDF" w:rsidR="00D22515" w:rsidRPr="003030D2" w:rsidRDefault="00D22515" w:rsidP="00CE2BE3">
            <w:pPr>
              <w:pStyle w:val="MDPI3aequationnumber"/>
            </w:pPr>
            <w:r w:rsidRPr="00AF2B5B">
              <w:t>(24)</w:t>
            </w:r>
          </w:p>
        </w:tc>
      </w:tr>
      <w:tr w:rsidR="00D22515" w:rsidRPr="00D4314B" w14:paraId="02C12496" w14:textId="77777777" w:rsidTr="00CE2BE3">
        <w:tc>
          <w:tcPr>
            <w:tcW w:w="7428" w:type="dxa"/>
          </w:tcPr>
          <w:p w14:paraId="32C86ABE" w14:textId="27EF6EDF" w:rsidR="00D22515" w:rsidRPr="00605E12" w:rsidRDefault="00000000" w:rsidP="00CE2BE3">
            <w:pPr>
              <w:pStyle w:val="MDPI39equation"/>
              <w:rPr>
                <w:rFonts w:ascii="Cambria Math" w:hAnsi="Cambria Math"/>
                <w:lang w:val="en-GB"/>
                <w:oMath/>
              </w:rPr>
            </w:pPr>
            <m:oMathPara>
              <m:oMath>
                <m:sSub>
                  <m:sSubPr>
                    <m:ctrlPr>
                      <w:rPr>
                        <w:rFonts w:ascii="Cambria Math" w:hAnsi="Cambria Math"/>
                        <w:i/>
                        <w:lang w:val="en-GB"/>
                      </w:rPr>
                    </m:ctrlPr>
                  </m:sSubPr>
                  <m:e>
                    <m:r>
                      <w:rPr>
                        <w:rFonts w:ascii="Cambria Math" w:hAnsi="Cambria Math"/>
                        <w:lang w:val="en-GB"/>
                      </w:rPr>
                      <m:t>η</m:t>
                    </m:r>
                  </m:e>
                  <m:sub>
                    <m:r>
                      <w:rPr>
                        <w:rFonts w:ascii="Cambria Math" w:hAnsi="Cambria Math"/>
                        <w:lang w:val="en-GB"/>
                      </w:rPr>
                      <m:t>ex,MC</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MC</m:t>
                        </m:r>
                      </m:sub>
                    </m:sSub>
                    <m:r>
                      <w:rPr>
                        <w:rFonts w:ascii="Cambria Math" w:hAnsi="Cambria Math"/>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2</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MC</m:t>
                        </m:r>
                      </m:sub>
                    </m:sSub>
                  </m:den>
                </m:f>
              </m:oMath>
            </m:oMathPara>
          </w:p>
        </w:tc>
        <w:tc>
          <w:tcPr>
            <w:tcW w:w="431" w:type="dxa"/>
            <w:vAlign w:val="center"/>
          </w:tcPr>
          <w:p w14:paraId="4DB3B8B0" w14:textId="487E6CE9" w:rsidR="00D22515" w:rsidRPr="003030D2" w:rsidRDefault="00D22515" w:rsidP="00CE2BE3">
            <w:pPr>
              <w:pStyle w:val="MDPI3aequationnumber"/>
            </w:pPr>
            <w:r w:rsidRPr="003030D2">
              <w:t>(</w:t>
            </w:r>
            <w:r>
              <w:t>25</w:t>
            </w:r>
            <w:r w:rsidRPr="003030D2">
              <w:t>)</w:t>
            </w:r>
          </w:p>
        </w:tc>
      </w:tr>
      <w:tr w:rsidR="00A53441" w:rsidRPr="00D4314B" w14:paraId="7ED9B547" w14:textId="77777777" w:rsidTr="00CE2BE3">
        <w:tc>
          <w:tcPr>
            <w:tcW w:w="7428" w:type="dxa"/>
          </w:tcPr>
          <w:p w14:paraId="67787E6D" w14:textId="4BB5EC73" w:rsidR="00A53441" w:rsidRDefault="00000000" w:rsidP="00A53441">
            <w:pPr>
              <w:pStyle w:val="MDPI39equation"/>
              <w:rPr>
                <w:rFonts w:eastAsia="SimSun"/>
                <w:lang w:val="en-GB"/>
              </w:rPr>
            </w:pPr>
            <m:oMathPara>
              <m:oMath>
                <m:sSub>
                  <m:sSubPr>
                    <m:ctrlPr>
                      <w:rPr>
                        <w:rFonts w:ascii="Cambria Math" w:hAnsi="Cambria Math"/>
                        <w:i/>
                        <w:lang w:val="en-GB"/>
                      </w:rPr>
                    </m:ctrlPr>
                  </m:sSubPr>
                  <m:e>
                    <m:r>
                      <w:rPr>
                        <w:rFonts w:ascii="Cambria Math" w:hAnsi="Cambria Math"/>
                        <w:lang w:val="en-GB"/>
                      </w:rPr>
                      <m:t>η</m:t>
                    </m:r>
                  </m:e>
                  <m:sub>
                    <m:r>
                      <w:rPr>
                        <w:rFonts w:ascii="Cambria Math" w:hAnsi="Cambria Math"/>
                        <w:lang w:val="en-GB"/>
                      </w:rPr>
                      <m:t>ex,RC</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RC</m:t>
                        </m:r>
                      </m:sub>
                    </m:sSub>
                    <m:r>
                      <w:rPr>
                        <w:rFonts w:ascii="Cambria Math" w:hAnsi="Cambria Math"/>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9</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10</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RC</m:t>
                        </m:r>
                      </m:sub>
                    </m:sSub>
                  </m:den>
                </m:f>
              </m:oMath>
            </m:oMathPara>
          </w:p>
        </w:tc>
        <w:tc>
          <w:tcPr>
            <w:tcW w:w="431" w:type="dxa"/>
            <w:vAlign w:val="center"/>
          </w:tcPr>
          <w:p w14:paraId="1496F8F6" w14:textId="59CD9360" w:rsidR="00A53441" w:rsidRPr="003030D2" w:rsidRDefault="00A53441" w:rsidP="00A53441">
            <w:pPr>
              <w:pStyle w:val="MDPI3aequationnumber"/>
            </w:pPr>
            <w:r w:rsidRPr="003030D2">
              <w:t>(</w:t>
            </w:r>
            <w:r>
              <w:t>26</w:t>
            </w:r>
            <w:r w:rsidRPr="003030D2">
              <w:t>)</w:t>
            </w:r>
          </w:p>
        </w:tc>
      </w:tr>
      <w:tr w:rsidR="00A53441" w:rsidRPr="00D4314B" w14:paraId="430BD0B2" w14:textId="77777777" w:rsidTr="00A53441">
        <w:tc>
          <w:tcPr>
            <w:tcW w:w="7428" w:type="dxa"/>
          </w:tcPr>
          <w:p w14:paraId="4C866E9D" w14:textId="77F012A9" w:rsidR="00A53441" w:rsidRPr="00A53441" w:rsidRDefault="00000000" w:rsidP="00383475">
            <w:pPr>
              <w:pStyle w:val="MDPI39equation"/>
              <w:rPr>
                <w:rFonts w:ascii="Cambria Math" w:hAnsi="Cambria Math"/>
                <w:lang w:val="en-GB"/>
                <w:oMath/>
              </w:rPr>
            </w:pPr>
            <m:oMathPara>
              <m:oMath>
                <m:sSub>
                  <m:sSubPr>
                    <m:ctrlPr>
                      <w:rPr>
                        <w:rFonts w:ascii="Cambria Math" w:hAnsi="Cambria Math"/>
                        <w:i/>
                        <w:lang w:val="en-GB"/>
                      </w:rPr>
                    </m:ctrlPr>
                  </m:sSubPr>
                  <m:e>
                    <m:r>
                      <w:rPr>
                        <w:rFonts w:ascii="Cambria Math" w:hAnsi="Cambria Math"/>
                        <w:lang w:val="en-GB"/>
                      </w:rPr>
                      <m:t>η</m:t>
                    </m:r>
                  </m:e>
                  <m:sub>
                    <m:r>
                      <w:rPr>
                        <w:rFonts w:ascii="Cambria Math" w:hAnsi="Cambria Math"/>
                        <w:lang w:val="en-GB"/>
                      </w:rPr>
                      <m:t>ex,HTR</m:t>
                    </m:r>
                  </m:sub>
                </m:sSub>
                <m:r>
                  <w:rPr>
                    <w:rFonts w:ascii="Cambria Math" w:hAnsi="Cambria Math"/>
                    <w:lang w:val="en-GB"/>
                  </w:rPr>
                  <m:t>=</m:t>
                </m:r>
                <m:f>
                  <m:fPr>
                    <m:ctrlPr>
                      <w:rPr>
                        <w:rFonts w:ascii="Cambria Math" w:hAnsi="Cambria Math"/>
                        <w:i/>
                        <w:lang w:val="en-GB"/>
                      </w:rPr>
                    </m:ctrlPr>
                  </m:fPr>
                  <m:num>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5</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4</m:t>
                            </m:r>
                          </m:sub>
                        </m:sSub>
                      </m:e>
                    </m:d>
                  </m:num>
                  <m:den>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7</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8</m:t>
                            </m:r>
                          </m:sub>
                        </m:sSub>
                      </m:e>
                    </m:d>
                  </m:den>
                </m:f>
              </m:oMath>
            </m:oMathPara>
          </w:p>
        </w:tc>
        <w:tc>
          <w:tcPr>
            <w:tcW w:w="431" w:type="dxa"/>
            <w:vAlign w:val="center"/>
          </w:tcPr>
          <w:p w14:paraId="5C4E4DCE" w14:textId="03D3A06F" w:rsidR="00A53441" w:rsidRPr="003030D2" w:rsidRDefault="00A53441" w:rsidP="00383475">
            <w:pPr>
              <w:pStyle w:val="MDPI3aequationnumber"/>
            </w:pPr>
            <w:r w:rsidRPr="003030D2">
              <w:t>(</w:t>
            </w:r>
            <w:r>
              <w:t>27</w:t>
            </w:r>
            <w:r w:rsidRPr="003030D2">
              <w:t>)</w:t>
            </w:r>
          </w:p>
        </w:tc>
      </w:tr>
      <w:tr w:rsidR="00A53441" w:rsidRPr="00D4314B" w14:paraId="2B378FED" w14:textId="77777777" w:rsidTr="00A53441">
        <w:tc>
          <w:tcPr>
            <w:tcW w:w="7428" w:type="dxa"/>
          </w:tcPr>
          <w:p w14:paraId="375215FB" w14:textId="65B729BA" w:rsidR="00A53441" w:rsidRPr="00A53441" w:rsidRDefault="00000000" w:rsidP="00383475">
            <w:pPr>
              <w:pStyle w:val="MDPI39equation"/>
              <w:rPr>
                <w:rFonts w:ascii="Cambria Math" w:hAnsi="Cambria Math"/>
                <w:lang w:val="en-GB"/>
                <w:oMath/>
              </w:rPr>
            </w:pPr>
            <m:oMathPara>
              <m:oMath>
                <m:sSub>
                  <m:sSubPr>
                    <m:ctrlPr>
                      <w:rPr>
                        <w:rFonts w:ascii="Cambria Math" w:hAnsi="Cambria Math"/>
                        <w:i/>
                        <w:lang w:val="en-GB"/>
                      </w:rPr>
                    </m:ctrlPr>
                  </m:sSubPr>
                  <m:e>
                    <m:r>
                      <w:rPr>
                        <w:rFonts w:ascii="Cambria Math" w:hAnsi="Cambria Math"/>
                        <w:lang w:val="en-GB"/>
                      </w:rPr>
                      <m:t>η</m:t>
                    </m:r>
                  </m:e>
                  <m:sub>
                    <m:r>
                      <w:rPr>
                        <w:rFonts w:ascii="Cambria Math" w:hAnsi="Cambria Math"/>
                        <w:lang w:val="en-GB"/>
                      </w:rPr>
                      <m:t>ex,LTR</m:t>
                    </m:r>
                  </m:sub>
                </m:sSub>
                <m:r>
                  <w:rPr>
                    <w:rFonts w:ascii="Cambria Math" w:hAnsi="Cambria Math"/>
                    <w:lang w:val="en-GB"/>
                  </w:rPr>
                  <m:t>=</m:t>
                </m:r>
                <m:f>
                  <m:fPr>
                    <m:ctrlPr>
                      <w:rPr>
                        <w:rFonts w:ascii="Cambria Math" w:hAnsi="Cambria Math"/>
                        <w:i/>
                        <w:lang w:val="en-GB"/>
                      </w:rPr>
                    </m:ctrlPr>
                  </m:fPr>
                  <m:num>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3</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2</m:t>
                            </m:r>
                          </m:sub>
                        </m:sSub>
                      </m:e>
                    </m:d>
                  </m:num>
                  <m:den>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8</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9</m:t>
                            </m:r>
                          </m:sub>
                        </m:sSub>
                      </m:e>
                    </m:d>
                  </m:den>
                </m:f>
              </m:oMath>
            </m:oMathPara>
          </w:p>
        </w:tc>
        <w:tc>
          <w:tcPr>
            <w:tcW w:w="431" w:type="dxa"/>
            <w:vAlign w:val="center"/>
          </w:tcPr>
          <w:p w14:paraId="63220570" w14:textId="07E425BE" w:rsidR="00A53441" w:rsidRPr="003030D2" w:rsidRDefault="00A53441" w:rsidP="00383475">
            <w:pPr>
              <w:pStyle w:val="MDPI3aequationnumber"/>
            </w:pPr>
            <w:r w:rsidRPr="003030D2">
              <w:t>(</w:t>
            </w:r>
            <w:r>
              <w:t>28</w:t>
            </w:r>
            <w:r w:rsidRPr="003030D2">
              <w:t>)</w:t>
            </w:r>
          </w:p>
        </w:tc>
      </w:tr>
    </w:tbl>
    <w:p w14:paraId="16AA08C1" w14:textId="5ECE6044" w:rsidR="00BF0BFF" w:rsidRDefault="007B46E2" w:rsidP="004A4EB9">
      <w:pPr>
        <w:pStyle w:val="MDPI31text"/>
      </w:pPr>
      <w:r>
        <w:t>The exergy efficiency of the cycle is defined as the ratio of thermal efficiency to the Carnot efficiency of the cycl</w:t>
      </w:r>
      <w:r w:rsidRPr="00AF2B5B">
        <w:t>e [</w:t>
      </w:r>
      <w:r w:rsidR="00AF2B5B" w:rsidRPr="00AF2B5B">
        <w:fldChar w:fldCharType="begin"/>
      </w:r>
      <w:r w:rsidR="00AF2B5B" w:rsidRPr="00AF2B5B">
        <w:instrText xml:space="preserve"> REF _Ref198564144 \r \h </w:instrText>
      </w:r>
      <w:r w:rsidR="00AF2B5B">
        <w:instrText xml:space="preserve"> \* MERGEFORMAT </w:instrText>
      </w:r>
      <w:r w:rsidR="00AF2B5B" w:rsidRPr="00AF2B5B">
        <w:fldChar w:fldCharType="separate"/>
      </w:r>
      <w:r w:rsidR="00C0577D">
        <w:t>37</w:t>
      </w:r>
      <w:r w:rsidR="00AF2B5B" w:rsidRPr="00AF2B5B">
        <w:fldChar w:fldCharType="end"/>
      </w:r>
      <w:r w:rsidRPr="00AF2B5B">
        <w:t>,</w:t>
      </w:r>
      <w:r w:rsidR="00AF2B5B" w:rsidRPr="00AF2B5B">
        <w:fldChar w:fldCharType="begin"/>
      </w:r>
      <w:r w:rsidR="00AF2B5B" w:rsidRPr="00AF2B5B">
        <w:instrText xml:space="preserve"> REF _Ref198564585 \r \h </w:instrText>
      </w:r>
      <w:r w:rsidR="00AF2B5B">
        <w:instrText xml:space="preserve"> \* MERGEFORMAT </w:instrText>
      </w:r>
      <w:r w:rsidR="00AF2B5B" w:rsidRPr="00AF2B5B">
        <w:fldChar w:fldCharType="separate"/>
      </w:r>
      <w:r w:rsidR="00C0577D">
        <w:t>39</w:t>
      </w:r>
      <w:r w:rsidR="00AF2B5B" w:rsidRPr="00AF2B5B">
        <w:fldChar w:fldCharType="end"/>
      </w:r>
      <w:r w:rsidRPr="00AF2B5B">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7B46E2" w:rsidRPr="00D4314B" w14:paraId="2B7E1765" w14:textId="77777777" w:rsidTr="00383475">
        <w:tc>
          <w:tcPr>
            <w:tcW w:w="7428" w:type="dxa"/>
          </w:tcPr>
          <w:p w14:paraId="25735780" w14:textId="4FDCC518" w:rsidR="007B46E2" w:rsidRPr="003030D2" w:rsidRDefault="00000000" w:rsidP="00383475">
            <w:pPr>
              <w:pStyle w:val="MDPI39equation"/>
            </w:pPr>
            <m:oMathPara>
              <m:oMath>
                <m:sSub>
                  <m:sSubPr>
                    <m:ctrlPr>
                      <w:rPr>
                        <w:rFonts w:ascii="Cambria Math" w:hAnsi="Cambria Math"/>
                        <w:i/>
                        <w:lang w:val="en-GB"/>
                      </w:rPr>
                    </m:ctrlPr>
                  </m:sSubPr>
                  <m:e>
                    <m:r>
                      <w:rPr>
                        <w:rFonts w:ascii="Cambria Math" w:hAnsi="Cambria Math"/>
                        <w:lang w:val="en-GB"/>
                      </w:rPr>
                      <m:t>η</m:t>
                    </m:r>
                  </m:e>
                  <m:sub>
                    <m:r>
                      <w:rPr>
                        <w:rFonts w:ascii="Cambria Math" w:hAnsi="Cambria Math"/>
                        <w:lang w:val="en-GB"/>
                      </w:rPr>
                      <m:t>ex,cycle</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rPr>
                        </m:ctrlPr>
                      </m:sSubPr>
                      <m:e>
                        <m:r>
                          <w:rPr>
                            <w:rFonts w:ascii="Cambria Math" w:hAnsi="Cambria Math"/>
                          </w:rPr>
                          <m:t>η</m:t>
                        </m:r>
                      </m:e>
                      <m:sub>
                        <m:r>
                          <w:rPr>
                            <w:rFonts w:ascii="Cambria Math" w:hAnsi="Cambria Math"/>
                          </w:rPr>
                          <m:t>th,cycle</m:t>
                        </m:r>
                      </m:sub>
                    </m:sSub>
                  </m:num>
                  <m:den>
                    <m:sSub>
                      <m:sSubPr>
                        <m:ctrlPr>
                          <w:rPr>
                            <w:rFonts w:ascii="Cambria Math" w:hAnsi="Cambria Math"/>
                            <w:i/>
                          </w:rPr>
                        </m:ctrlPr>
                      </m:sSubPr>
                      <m:e>
                        <m:r>
                          <w:rPr>
                            <w:rFonts w:ascii="Cambria Math" w:hAnsi="Cambria Math"/>
                          </w:rPr>
                          <m:t>η</m:t>
                        </m:r>
                      </m:e>
                      <m:sub>
                        <m:r>
                          <w:rPr>
                            <w:rFonts w:ascii="Cambria Math" w:hAnsi="Cambria Math"/>
                          </w:rPr>
                          <m:t>Eq-Carnot</m:t>
                        </m:r>
                      </m:sub>
                    </m:sSub>
                  </m:den>
                </m:f>
              </m:oMath>
            </m:oMathPara>
          </w:p>
        </w:tc>
        <w:tc>
          <w:tcPr>
            <w:tcW w:w="431" w:type="dxa"/>
            <w:vAlign w:val="center"/>
          </w:tcPr>
          <w:p w14:paraId="54F08DD5" w14:textId="45C98391" w:rsidR="007B46E2" w:rsidRPr="003030D2" w:rsidRDefault="007B46E2" w:rsidP="00383475">
            <w:pPr>
              <w:pStyle w:val="MDPI3aequationnumber"/>
            </w:pPr>
            <w:r w:rsidRPr="003030D2">
              <w:t>(</w:t>
            </w:r>
            <w:r>
              <w:t>29</w:t>
            </w:r>
            <w:r w:rsidRPr="003030D2">
              <w:t>)</w:t>
            </w:r>
          </w:p>
        </w:tc>
      </w:tr>
    </w:tbl>
    <w:p w14:paraId="782BFD0C" w14:textId="29B4D472" w:rsidR="007B46E2" w:rsidRPr="007B46E2" w:rsidRDefault="007B46E2" w:rsidP="007B46E2">
      <w:pPr>
        <w:pStyle w:val="MDPI31text"/>
        <w:rPr>
          <w:lang w:val="en-GB"/>
        </w:rPr>
      </w:pPr>
      <w:r w:rsidRPr="007B46E2">
        <w:rPr>
          <w:lang w:val="en-GB"/>
        </w:rPr>
        <w:t xml:space="preserve">The value of </w:t>
      </w:r>
      <m:oMath>
        <m:sSubSup>
          <m:sSubSupPr>
            <m:ctrlPr>
              <w:rPr>
                <w:rFonts w:ascii="Cambria Math" w:hAnsi="Cambria Math"/>
                <w:i/>
                <w:lang w:val="en-GB"/>
              </w:rPr>
            </m:ctrlPr>
          </m:sSubSupPr>
          <m:e>
            <m:r>
              <w:rPr>
                <w:rFonts w:ascii="Cambria Math" w:hAnsi="Cambria Math"/>
                <w:lang w:val="en-GB"/>
              </w:rPr>
              <m:t>η</m:t>
            </m:r>
          </m:e>
          <m:sub>
            <m:r>
              <w:rPr>
                <w:rFonts w:ascii="Cambria Math" w:hAnsi="Cambria Math"/>
                <w:lang w:val="en-GB"/>
              </w:rPr>
              <m:t>Eq-Carnot</m:t>
            </m:r>
          </m:sub>
          <m:sup>
            <m:r>
              <w:rPr>
                <w:rFonts w:ascii="Cambria Math" w:hAnsi="Cambria Math"/>
                <w:lang w:val="en-GB"/>
              </w:rPr>
              <m:t>dis</m:t>
            </m:r>
          </m:sup>
        </m:sSubSup>
      </m:oMath>
      <w:r w:rsidRPr="007B46E2">
        <w:rPr>
          <w:lang w:val="en-GB"/>
        </w:rPr>
        <w:t xml:space="preserve"> represents the equivalent Carnot efficiency of the cycle</w:t>
      </w:r>
      <w:r w:rsidRPr="007B46E2">
        <w:t xml:space="preserve"> </w:t>
      </w:r>
      <w:r w:rsidRPr="004219E9">
        <w:rPr>
          <w:lang w:val="en-GB"/>
        </w:rPr>
        <w:t>[</w:t>
      </w:r>
      <w:r w:rsidR="004219E9" w:rsidRPr="004219E9">
        <w:fldChar w:fldCharType="begin"/>
      </w:r>
      <w:r w:rsidR="004219E9" w:rsidRPr="004219E9">
        <w:instrText xml:space="preserve"> REF _Ref198564144 \r \h </w:instrText>
      </w:r>
      <w:r w:rsidR="004219E9">
        <w:instrText xml:space="preserve"> \* MERGEFORMAT </w:instrText>
      </w:r>
      <w:r w:rsidR="004219E9" w:rsidRPr="004219E9">
        <w:fldChar w:fldCharType="separate"/>
      </w:r>
      <w:r w:rsidR="00C0577D">
        <w:t>37</w:t>
      </w:r>
      <w:r w:rsidR="004219E9" w:rsidRPr="004219E9">
        <w:fldChar w:fldCharType="end"/>
      </w:r>
      <w:r w:rsidR="004219E9">
        <w:t>,</w:t>
      </w:r>
      <w:r w:rsidR="004219E9" w:rsidRPr="004219E9">
        <w:fldChar w:fldCharType="begin"/>
      </w:r>
      <w:r w:rsidR="004219E9" w:rsidRPr="004219E9">
        <w:instrText xml:space="preserve"> REF _Ref198564585 \r \h </w:instrText>
      </w:r>
      <w:r w:rsidR="004219E9">
        <w:instrText xml:space="preserve"> \* MERGEFORMAT </w:instrText>
      </w:r>
      <w:r w:rsidR="004219E9" w:rsidRPr="004219E9">
        <w:fldChar w:fldCharType="separate"/>
      </w:r>
      <w:r w:rsidR="00C0577D">
        <w:t>39</w:t>
      </w:r>
      <w:r w:rsidR="004219E9" w:rsidRPr="004219E9">
        <w:fldChar w:fldCharType="end"/>
      </w:r>
      <w:r w:rsidR="004219E9">
        <w:t>,</w:t>
      </w:r>
      <w:r w:rsidR="004219E9" w:rsidRPr="004219E9">
        <w:rPr>
          <w:lang w:val="en-GB"/>
        </w:rPr>
        <w:fldChar w:fldCharType="begin"/>
      </w:r>
      <w:r w:rsidR="004219E9" w:rsidRPr="004219E9">
        <w:rPr>
          <w:lang w:val="en-GB"/>
        </w:rPr>
        <w:instrText xml:space="preserve"> REF _Ref198564881 \r \h </w:instrText>
      </w:r>
      <w:r w:rsidR="004219E9">
        <w:rPr>
          <w:lang w:val="en-GB"/>
        </w:rPr>
        <w:instrText xml:space="preserve"> \* MERGEFORMAT </w:instrText>
      </w:r>
      <w:r w:rsidR="004219E9" w:rsidRPr="004219E9">
        <w:rPr>
          <w:lang w:val="en-GB"/>
        </w:rPr>
      </w:r>
      <w:r w:rsidR="004219E9" w:rsidRPr="004219E9">
        <w:rPr>
          <w:lang w:val="en-GB"/>
        </w:rPr>
        <w:fldChar w:fldCharType="separate"/>
      </w:r>
      <w:r w:rsidR="00C0577D">
        <w:rPr>
          <w:lang w:val="en-GB"/>
        </w:rPr>
        <w:t>40</w:t>
      </w:r>
      <w:r w:rsidR="004219E9" w:rsidRPr="004219E9">
        <w:rPr>
          <w:lang w:val="en-GB"/>
        </w:rPr>
        <w:fldChar w:fldCharType="end"/>
      </w:r>
      <w:r w:rsidRPr="004219E9">
        <w:rPr>
          <w:lang w:val="en-GB"/>
        </w:rPr>
        <w:t>,</w:t>
      </w:r>
      <w:r w:rsidR="004219E9" w:rsidRPr="004219E9">
        <w:rPr>
          <w:lang w:val="en-GB"/>
        </w:rPr>
        <w:fldChar w:fldCharType="begin"/>
      </w:r>
      <w:r w:rsidR="004219E9" w:rsidRPr="004219E9">
        <w:rPr>
          <w:lang w:val="en-GB"/>
        </w:rPr>
        <w:instrText xml:space="preserve"> REF _Ref198564893 \r \h </w:instrText>
      </w:r>
      <w:r w:rsidR="004219E9">
        <w:rPr>
          <w:lang w:val="en-GB"/>
        </w:rPr>
        <w:instrText xml:space="preserve"> \* MERGEFORMAT </w:instrText>
      </w:r>
      <w:r w:rsidR="004219E9" w:rsidRPr="004219E9">
        <w:rPr>
          <w:lang w:val="en-GB"/>
        </w:rPr>
      </w:r>
      <w:r w:rsidR="004219E9" w:rsidRPr="004219E9">
        <w:rPr>
          <w:lang w:val="en-GB"/>
        </w:rPr>
        <w:fldChar w:fldCharType="separate"/>
      </w:r>
      <w:r w:rsidR="00C0577D">
        <w:rPr>
          <w:lang w:val="en-GB"/>
        </w:rPr>
        <w:t>41</w:t>
      </w:r>
      <w:r w:rsidR="004219E9" w:rsidRPr="004219E9">
        <w:rPr>
          <w:lang w:val="en-GB"/>
        </w:rPr>
        <w:fldChar w:fldCharType="end"/>
      </w:r>
      <w:r w:rsidRPr="004219E9">
        <w:rPr>
          <w:lang w:val="en-GB"/>
        </w:rPr>
        <w:t>,</w:t>
      </w:r>
      <w:r w:rsidR="004219E9" w:rsidRPr="004219E9">
        <w:rPr>
          <w:lang w:val="en-GB"/>
        </w:rPr>
        <w:fldChar w:fldCharType="begin"/>
      </w:r>
      <w:r w:rsidR="004219E9" w:rsidRPr="004219E9">
        <w:rPr>
          <w:lang w:val="en-GB"/>
        </w:rPr>
        <w:instrText xml:space="preserve"> REF _Ref198564900 \r \h </w:instrText>
      </w:r>
      <w:r w:rsidR="004219E9">
        <w:rPr>
          <w:lang w:val="en-GB"/>
        </w:rPr>
        <w:instrText xml:space="preserve"> \* MERGEFORMAT </w:instrText>
      </w:r>
      <w:r w:rsidR="004219E9" w:rsidRPr="004219E9">
        <w:rPr>
          <w:lang w:val="en-GB"/>
        </w:rPr>
      </w:r>
      <w:r w:rsidR="004219E9" w:rsidRPr="004219E9">
        <w:rPr>
          <w:lang w:val="en-GB"/>
        </w:rPr>
        <w:fldChar w:fldCharType="separate"/>
      </w:r>
      <w:r w:rsidR="00C0577D">
        <w:rPr>
          <w:lang w:val="en-GB"/>
        </w:rPr>
        <w:t>42</w:t>
      </w:r>
      <w:r w:rsidR="004219E9" w:rsidRPr="004219E9">
        <w:rPr>
          <w:lang w:val="en-GB"/>
        </w:rPr>
        <w:fldChar w:fldCharType="end"/>
      </w:r>
      <w:r w:rsidRPr="004219E9">
        <w:rPr>
          <w:lang w:val="en-GB"/>
        </w:rPr>
        <w:t>]. This</w:t>
      </w:r>
      <w:r w:rsidRPr="007B46E2">
        <w:rPr>
          <w:lang w:val="en-GB"/>
        </w:rPr>
        <w:t xml:space="preserve"> can be calculated using the equation (</w:t>
      </w:r>
      <w:r>
        <w:rPr>
          <w:lang w:val="en-GB"/>
        </w:rPr>
        <w:t>30</w:t>
      </w:r>
      <w:r w:rsidRPr="007B46E2">
        <w:rPr>
          <w:lang w:val="en-GB"/>
        </w:rPr>
        <w:t xml:space="preserve">). </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6377BE" w:rsidRPr="00D4314B" w14:paraId="513758F6" w14:textId="77777777" w:rsidTr="00383475">
        <w:tc>
          <w:tcPr>
            <w:tcW w:w="7428" w:type="dxa"/>
          </w:tcPr>
          <w:p w14:paraId="42CAA646" w14:textId="0B6880AF" w:rsidR="006377BE" w:rsidRPr="003030D2" w:rsidRDefault="00000000" w:rsidP="00383475">
            <w:pPr>
              <w:pStyle w:val="MDPI39equation"/>
            </w:pPr>
            <m:oMathPara>
              <m:oMath>
                <m:sSub>
                  <m:sSubPr>
                    <m:ctrlPr>
                      <w:rPr>
                        <w:rFonts w:ascii="Cambria Math" w:hAnsi="Cambria Math"/>
                        <w:i/>
                        <w:lang w:val="en-GB"/>
                      </w:rPr>
                    </m:ctrlPr>
                  </m:sSubPr>
                  <m:e>
                    <m:r>
                      <w:rPr>
                        <w:rFonts w:ascii="Cambria Math" w:hAnsi="Cambria Math"/>
                        <w:lang w:val="en-GB"/>
                      </w:rPr>
                      <m:t>η</m:t>
                    </m:r>
                  </m:e>
                  <m:sub>
                    <m:r>
                      <w:rPr>
                        <w:rFonts w:ascii="Cambria Math" w:hAnsi="Cambria Math"/>
                        <w:lang w:val="en-GB"/>
                      </w:rPr>
                      <m:t>Eq-Carnot</m:t>
                    </m:r>
                  </m:sub>
                </m:sSub>
                <m:r>
                  <w:rPr>
                    <w:rFonts w:ascii="Cambria Math" w:hAnsi="Cambria Math"/>
                    <w:lang w:val="en-GB"/>
                  </w:rPr>
                  <m:t>=1-</m:t>
                </m:r>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rej</m:t>
                        </m:r>
                      </m:sub>
                      <m:sup>
                        <m:r>
                          <w:rPr>
                            <w:rFonts w:ascii="Cambria Math" w:hAnsi="Cambria Math"/>
                            <w:lang w:val="en-GB"/>
                          </w:rPr>
                          <m:t>dis</m:t>
                        </m:r>
                      </m:sup>
                    </m:sSubSup>
                  </m:num>
                  <m:den>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abs</m:t>
                        </m:r>
                      </m:sub>
                      <m:sup>
                        <m:r>
                          <w:rPr>
                            <w:rFonts w:ascii="Cambria Math" w:hAnsi="Cambria Math"/>
                            <w:lang w:val="en-GB"/>
                          </w:rPr>
                          <m:t>dis</m:t>
                        </m:r>
                      </m:sup>
                    </m:sSubSup>
                  </m:den>
                </m:f>
              </m:oMath>
            </m:oMathPara>
          </w:p>
        </w:tc>
        <w:tc>
          <w:tcPr>
            <w:tcW w:w="431" w:type="dxa"/>
            <w:vAlign w:val="center"/>
          </w:tcPr>
          <w:p w14:paraId="7359A5B7" w14:textId="0A8361E4" w:rsidR="006377BE" w:rsidRPr="003030D2" w:rsidRDefault="006377BE" w:rsidP="00383475">
            <w:pPr>
              <w:pStyle w:val="MDPI3aequationnumber"/>
            </w:pPr>
            <w:r>
              <w:t>(30)</w:t>
            </w:r>
          </w:p>
        </w:tc>
      </w:tr>
    </w:tbl>
    <w:p w14:paraId="06FC307D" w14:textId="429A5CCF" w:rsidR="007B46E2" w:rsidRDefault="006377BE" w:rsidP="004A4EB9">
      <w:pPr>
        <w:pStyle w:val="MDPI31text"/>
      </w:pPr>
      <w:r w:rsidRPr="006377BE">
        <w:t>In this equation (</w:t>
      </w:r>
      <w:r>
        <w:t>30</w:t>
      </w:r>
      <w:r w:rsidRPr="006377BE">
        <w:t xml:space="preserve">), </w:t>
      </w:r>
      <m:oMath>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rej</m:t>
            </m:r>
          </m:sub>
          <m:sup>
            <m:r>
              <w:rPr>
                <w:rFonts w:ascii="Cambria Math" w:hAnsi="Cambria Math"/>
                <w:lang w:val="en-GB"/>
              </w:rPr>
              <m:t>dis</m:t>
            </m:r>
          </m:sup>
        </m:sSubSup>
      </m:oMath>
      <w:r w:rsidRPr="006377BE">
        <w:t xml:space="preserve"> denotes the heat rejection temperature and </w:t>
      </w:r>
      <m:oMath>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abs</m:t>
            </m:r>
          </m:sub>
          <m:sup>
            <m:r>
              <w:rPr>
                <w:rFonts w:ascii="Cambria Math" w:hAnsi="Cambria Math"/>
                <w:lang w:val="en-GB"/>
              </w:rPr>
              <m:t>dis</m:t>
            </m:r>
          </m:sup>
        </m:sSubSup>
      </m:oMath>
      <w:r w:rsidRPr="006377BE">
        <w:t xml:space="preserve"> signifies the temperature at which heat is absorbed during the cycle in the discharge stage. The values of these temperatures are determined by means of the following equations:</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C07C88" w:rsidRPr="00D4314B" w14:paraId="4492A1F7" w14:textId="77777777" w:rsidTr="00383475">
        <w:tc>
          <w:tcPr>
            <w:tcW w:w="7428" w:type="dxa"/>
          </w:tcPr>
          <w:p w14:paraId="1FD7A375" w14:textId="0BF2EA7B" w:rsidR="00C07C88" w:rsidRPr="003030D2" w:rsidRDefault="00000000" w:rsidP="00383475">
            <w:pPr>
              <w:pStyle w:val="MDPI39equation"/>
            </w:pPr>
            <m:oMathPara>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rej</m:t>
                    </m:r>
                  </m:sub>
                </m:sSub>
                <m:r>
                  <w:rPr>
                    <w:rFonts w:ascii="Cambria Math" w:hAnsi="Cambria Math"/>
                    <w:lang w:val="en-GB"/>
                  </w:rPr>
                  <m:t>=</m:t>
                </m:r>
                <m:f>
                  <m:fPr>
                    <m:ctrlPr>
                      <w:rPr>
                        <w:rFonts w:ascii="Cambria Math" w:hAnsi="Cambria Math"/>
                        <w:i/>
                        <w:lang w:val="en-GB"/>
                      </w:rPr>
                    </m:ctrlPr>
                  </m:fPr>
                  <m:num>
                    <m:nary>
                      <m:naryPr>
                        <m:limLoc m:val="subSup"/>
                        <m:ctrlPr>
                          <w:rPr>
                            <w:rFonts w:ascii="Cambria Math" w:hAnsi="Cambria Math"/>
                            <w:i/>
                            <w:lang w:val="en-GB"/>
                          </w:rPr>
                        </m:ctrlPr>
                      </m:naryPr>
                      <m:sub>
                        <m:r>
                          <w:rPr>
                            <w:rFonts w:ascii="Cambria Math" w:hAnsi="Cambria Math"/>
                            <w:lang w:val="en-GB"/>
                          </w:rPr>
                          <m:t>8r</m:t>
                        </m:r>
                      </m:sub>
                      <m:sup>
                        <m:r>
                          <w:rPr>
                            <w:rFonts w:ascii="Cambria Math" w:hAnsi="Cambria Math"/>
                            <w:lang w:val="en-GB"/>
                          </w:rPr>
                          <m:t>5</m:t>
                        </m:r>
                      </m:sup>
                      <m:e>
                        <m:r>
                          <w:rPr>
                            <w:rFonts w:ascii="Cambria Math" w:hAnsi="Cambria Math"/>
                            <w:lang w:val="en-GB"/>
                          </w:rPr>
                          <m:t>T·ds</m:t>
                        </m:r>
                      </m:e>
                    </m:nary>
                  </m:num>
                  <m:den>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5</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8r</m:t>
                        </m:r>
                      </m:sub>
                    </m:sSub>
                  </m:den>
                </m:f>
              </m:oMath>
            </m:oMathPara>
          </w:p>
        </w:tc>
        <w:tc>
          <w:tcPr>
            <w:tcW w:w="431" w:type="dxa"/>
            <w:vAlign w:val="center"/>
          </w:tcPr>
          <w:p w14:paraId="2EA6803E" w14:textId="7BC4E881" w:rsidR="00C07C88" w:rsidRPr="003030D2" w:rsidRDefault="00C07C88" w:rsidP="00383475">
            <w:pPr>
              <w:pStyle w:val="MDPI3aequationnumber"/>
            </w:pPr>
            <w:r w:rsidRPr="003030D2">
              <w:t>(</w:t>
            </w:r>
            <w:r>
              <w:t>31</w:t>
            </w:r>
            <w:r w:rsidRPr="003030D2">
              <w:t>)</w:t>
            </w:r>
          </w:p>
        </w:tc>
      </w:tr>
      <w:tr w:rsidR="00C07C88" w:rsidRPr="004219E9" w14:paraId="289012EE" w14:textId="77777777" w:rsidTr="00383475">
        <w:tc>
          <w:tcPr>
            <w:tcW w:w="7428" w:type="dxa"/>
          </w:tcPr>
          <w:p w14:paraId="485C5998" w14:textId="3F098076" w:rsidR="00C07C88" w:rsidRPr="004219E9" w:rsidRDefault="00000000" w:rsidP="00383475">
            <w:pPr>
              <w:pStyle w:val="MDPI39equation"/>
              <w:rPr>
                <w:rFonts w:ascii="Cambria Math" w:hAnsi="Cambria Math"/>
                <w:lang w:val="en-GB"/>
                <w:oMath/>
              </w:rPr>
            </w:pPr>
            <m:oMathPara>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abs</m:t>
                    </m:r>
                  </m:sub>
                </m:sSub>
                <m:r>
                  <w:rPr>
                    <w:rFonts w:ascii="Cambria Math" w:hAnsi="Cambria Math"/>
                    <w:lang w:val="en-GB"/>
                  </w:rPr>
                  <m:t>=</m:t>
                </m:r>
                <m:f>
                  <m:fPr>
                    <m:ctrlPr>
                      <w:rPr>
                        <w:rFonts w:ascii="Cambria Math" w:hAnsi="Cambria Math"/>
                        <w:i/>
                        <w:lang w:val="en-GB"/>
                      </w:rPr>
                    </m:ctrlPr>
                  </m:fPr>
                  <m:num>
                    <m:nary>
                      <m:naryPr>
                        <m:limLoc m:val="subSup"/>
                        <m:ctrlPr>
                          <w:rPr>
                            <w:rFonts w:ascii="Cambria Math" w:hAnsi="Cambria Math"/>
                            <w:i/>
                            <w:lang w:val="en-GB"/>
                          </w:rPr>
                        </m:ctrlPr>
                      </m:naryPr>
                      <m:sub>
                        <m:r>
                          <w:rPr>
                            <w:rFonts w:ascii="Cambria Math" w:hAnsi="Cambria Math"/>
                            <w:lang w:val="en-GB"/>
                          </w:rPr>
                          <m:t>5</m:t>
                        </m:r>
                      </m:sub>
                      <m:sup>
                        <m:r>
                          <w:rPr>
                            <w:rFonts w:ascii="Cambria Math" w:hAnsi="Cambria Math"/>
                            <w:lang w:val="en-GB"/>
                          </w:rPr>
                          <m:t>6</m:t>
                        </m:r>
                      </m:sup>
                      <m:e>
                        <m:r>
                          <w:rPr>
                            <w:rFonts w:ascii="Cambria Math" w:hAnsi="Cambria Math"/>
                            <w:lang w:val="en-GB"/>
                          </w:rPr>
                          <m:t>T·ds</m:t>
                        </m:r>
                      </m:e>
                    </m:nary>
                  </m:num>
                  <m:den>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6</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5</m:t>
                        </m:r>
                      </m:sub>
                    </m:sSub>
                  </m:den>
                </m:f>
              </m:oMath>
            </m:oMathPara>
          </w:p>
        </w:tc>
        <w:tc>
          <w:tcPr>
            <w:tcW w:w="431" w:type="dxa"/>
            <w:vAlign w:val="center"/>
          </w:tcPr>
          <w:p w14:paraId="19E60665" w14:textId="2FA0F031" w:rsidR="00C07C88" w:rsidRPr="004219E9" w:rsidRDefault="00C07C88" w:rsidP="00383475">
            <w:pPr>
              <w:pStyle w:val="MDPI3aequationnumber"/>
            </w:pPr>
            <w:r w:rsidRPr="004219E9">
              <w:t>(32)</w:t>
            </w:r>
          </w:p>
        </w:tc>
      </w:tr>
    </w:tbl>
    <w:p w14:paraId="61BF1E18" w14:textId="7FE4E482" w:rsidR="0076627E" w:rsidRPr="0076627E" w:rsidRDefault="00050C7F" w:rsidP="004A4EB9">
      <w:pPr>
        <w:pStyle w:val="MDPI31text"/>
      </w:pPr>
      <w:r w:rsidRPr="00050C7F">
        <w:t>The Second Law of Thermodynamics also allows quantifying the effect that irreversibilities in heat transfer processes or fluid flow throughout a cycle have on the overall performance of the cycle</w:t>
      </w:r>
      <w:r>
        <w:t xml:space="preserve"> </w:t>
      </w:r>
      <w:r w:rsidRPr="00050C7F">
        <w:t>[</w:t>
      </w:r>
      <w:r w:rsidRPr="004219E9">
        <w:rPr>
          <w:lang w:val="en-GB"/>
        </w:rPr>
        <w:fldChar w:fldCharType="begin"/>
      </w:r>
      <w:r w:rsidRPr="004219E9">
        <w:rPr>
          <w:lang w:val="en-GB"/>
        </w:rPr>
        <w:instrText xml:space="preserve"> REF _Ref198564881 \r \h </w:instrText>
      </w:r>
      <w:r>
        <w:rPr>
          <w:lang w:val="en-GB"/>
        </w:rPr>
        <w:instrText xml:space="preserve"> \* MERGEFORMAT </w:instrText>
      </w:r>
      <w:r w:rsidRPr="004219E9">
        <w:rPr>
          <w:lang w:val="en-GB"/>
        </w:rPr>
      </w:r>
      <w:r w:rsidRPr="004219E9">
        <w:rPr>
          <w:lang w:val="en-GB"/>
        </w:rPr>
        <w:fldChar w:fldCharType="separate"/>
      </w:r>
      <w:r>
        <w:rPr>
          <w:lang w:val="en-GB"/>
        </w:rPr>
        <w:t>40</w:t>
      </w:r>
      <w:r w:rsidRPr="004219E9">
        <w:rPr>
          <w:lang w:val="en-GB"/>
        </w:rPr>
        <w:fldChar w:fldCharType="end"/>
      </w:r>
      <w:r w:rsidRPr="00050C7F">
        <w:t>]. This necessitates the enhancement of the preceding concept of an equivalent Carnot cycle, as outlined in equation (30), to the subsequent equation:</w:t>
      </w:r>
      <w:r>
        <w:t xml:space="preserve"> </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76627E" w:rsidRPr="00D4314B" w14:paraId="4FFF4DB7" w14:textId="77777777" w:rsidTr="00681A0A">
        <w:tc>
          <w:tcPr>
            <w:tcW w:w="7428" w:type="dxa"/>
          </w:tcPr>
          <w:p w14:paraId="0C33E30B" w14:textId="5987D3C0" w:rsidR="0076627E" w:rsidRPr="003030D2" w:rsidRDefault="00000000" w:rsidP="00681A0A">
            <w:pPr>
              <w:pStyle w:val="MDPI39equation"/>
            </w:pPr>
            <m:oMathPara>
              <m:oMath>
                <m:sSub>
                  <m:sSubPr>
                    <m:ctrlPr>
                      <w:rPr>
                        <w:rFonts w:ascii="Cambria Math" w:hAnsi="Cambria Math"/>
                        <w:i/>
                        <w:szCs w:val="20"/>
                        <w:lang w:val="en-GB"/>
                      </w:rPr>
                    </m:ctrlPr>
                  </m:sSubPr>
                  <m:e>
                    <m:r>
                      <w:rPr>
                        <w:rFonts w:ascii="Cambria Math" w:hAnsi="Cambria Math"/>
                        <w:szCs w:val="20"/>
                        <w:lang w:val="en-GB"/>
                      </w:rPr>
                      <m:t>η</m:t>
                    </m:r>
                  </m:e>
                  <m:sub>
                    <m:r>
                      <w:rPr>
                        <w:rFonts w:ascii="Cambria Math" w:hAnsi="Cambria Math"/>
                        <w:szCs w:val="20"/>
                        <w:lang w:val="en-GB"/>
                      </w:rPr>
                      <m:t>th</m:t>
                    </m:r>
                  </m:sub>
                </m:sSub>
                <m:r>
                  <w:rPr>
                    <w:rFonts w:ascii="Cambria Math" w:hAnsi="Cambria Math"/>
                    <w:szCs w:val="20"/>
                    <w:lang w:val="en-GB"/>
                  </w:rPr>
                  <m:t>=</m:t>
                </m:r>
                <m:sSub>
                  <m:sSubPr>
                    <m:ctrlPr>
                      <w:rPr>
                        <w:rFonts w:ascii="Cambria Math" w:hAnsi="Cambria Math"/>
                        <w:i/>
                        <w:szCs w:val="20"/>
                        <w:lang w:val="en-GB"/>
                      </w:rPr>
                    </m:ctrlPr>
                  </m:sSubPr>
                  <m:e>
                    <m:r>
                      <w:rPr>
                        <w:rFonts w:ascii="Cambria Math" w:hAnsi="Cambria Math"/>
                        <w:szCs w:val="20"/>
                        <w:lang w:val="en-GB"/>
                      </w:rPr>
                      <m:t>η</m:t>
                    </m:r>
                  </m:e>
                  <m:sub>
                    <m:r>
                      <w:rPr>
                        <w:rFonts w:ascii="Cambria Math" w:hAnsi="Cambria Math"/>
                        <w:szCs w:val="20"/>
                        <w:lang w:val="en-GB"/>
                      </w:rPr>
                      <m:t>Eq-Carnot</m:t>
                    </m:r>
                  </m:sub>
                </m:sSub>
                <m:r>
                  <w:rPr>
                    <w:rFonts w:ascii="Cambria Math" w:hAnsi="Cambria Math"/>
                    <w:szCs w:val="20"/>
                    <w:lang w:val="en-GB"/>
                  </w:rPr>
                  <m:t>-</m:t>
                </m:r>
                <m:f>
                  <m:fPr>
                    <m:ctrlPr>
                      <w:rPr>
                        <w:rFonts w:ascii="Cambria Math" w:hAnsi="Cambria Math"/>
                        <w:i/>
                        <w:szCs w:val="20"/>
                        <w:lang w:val="en-GB"/>
                      </w:rPr>
                    </m:ctrlPr>
                  </m:fPr>
                  <m:num>
                    <m:sSub>
                      <m:sSubPr>
                        <m:ctrlPr>
                          <w:rPr>
                            <w:rFonts w:ascii="Cambria Math" w:hAnsi="Cambria Math"/>
                            <w:i/>
                            <w:szCs w:val="20"/>
                            <w:lang w:val="en-GB"/>
                          </w:rPr>
                        </m:ctrlPr>
                      </m:sSubPr>
                      <m:e>
                        <m:r>
                          <w:rPr>
                            <w:rFonts w:ascii="Cambria Math" w:hAnsi="Cambria Math"/>
                            <w:szCs w:val="20"/>
                            <w:lang w:val="en-GB"/>
                          </w:rPr>
                          <m:t>T</m:t>
                        </m:r>
                      </m:e>
                      <m:sub>
                        <m:r>
                          <w:rPr>
                            <w:rFonts w:ascii="Cambria Math" w:hAnsi="Cambria Math"/>
                            <w:szCs w:val="20"/>
                            <w:lang w:val="en-GB"/>
                          </w:rPr>
                          <m:t>rej</m:t>
                        </m:r>
                      </m:sub>
                    </m:sSub>
                    <m:r>
                      <w:rPr>
                        <w:rFonts w:ascii="Cambria Math" w:hAnsi="Cambria Math"/>
                        <w:szCs w:val="20"/>
                        <w:lang w:val="en-GB"/>
                      </w:rPr>
                      <m:t>·</m:t>
                    </m:r>
                    <m:sSub>
                      <m:sSubPr>
                        <m:ctrlPr>
                          <w:rPr>
                            <w:rFonts w:ascii="Cambria Math" w:hAnsi="Cambria Math"/>
                            <w:i/>
                            <w:szCs w:val="20"/>
                            <w:lang w:val="en-GB"/>
                          </w:rPr>
                        </m:ctrlPr>
                      </m:sSubPr>
                      <m:e>
                        <m:acc>
                          <m:accPr>
                            <m:chr m:val="̇"/>
                            <m:ctrlPr>
                              <w:rPr>
                                <w:rFonts w:ascii="Cambria Math" w:hAnsi="Cambria Math"/>
                                <w:i/>
                                <w:szCs w:val="20"/>
                                <w:lang w:val="en-GB"/>
                              </w:rPr>
                            </m:ctrlPr>
                          </m:accPr>
                          <m:e>
                            <m:r>
                              <w:rPr>
                                <w:rFonts w:ascii="Cambria Math" w:hAnsi="Cambria Math"/>
                                <w:szCs w:val="20"/>
                                <w:lang w:val="en-GB"/>
                              </w:rPr>
                              <m:t>σ</m:t>
                            </m:r>
                          </m:e>
                        </m:acc>
                      </m:e>
                      <m:sub>
                        <m:r>
                          <w:rPr>
                            <w:rFonts w:ascii="Cambria Math" w:hAnsi="Cambria Math"/>
                            <w:szCs w:val="20"/>
                            <w:lang w:val="en-GB"/>
                          </w:rPr>
                          <m:t>total</m:t>
                        </m:r>
                      </m:sub>
                    </m:sSub>
                  </m:num>
                  <m:den>
                    <m:sSub>
                      <m:sSubPr>
                        <m:ctrlPr>
                          <w:rPr>
                            <w:rFonts w:ascii="Cambria Math" w:hAnsi="Cambria Math"/>
                            <w:i/>
                            <w:szCs w:val="20"/>
                            <w:lang w:val="en-GB"/>
                          </w:rPr>
                        </m:ctrlPr>
                      </m:sSubPr>
                      <m:e>
                        <m:acc>
                          <m:accPr>
                            <m:chr m:val="̇"/>
                            <m:ctrlPr>
                              <w:rPr>
                                <w:rFonts w:ascii="Cambria Math" w:hAnsi="Cambria Math"/>
                                <w:i/>
                                <w:szCs w:val="20"/>
                                <w:lang w:val="en-GB"/>
                              </w:rPr>
                            </m:ctrlPr>
                          </m:accPr>
                          <m:e>
                            <m:r>
                              <w:rPr>
                                <w:rFonts w:ascii="Cambria Math" w:hAnsi="Cambria Math"/>
                                <w:szCs w:val="20"/>
                                <w:lang w:val="en-GB"/>
                              </w:rPr>
                              <m:t>Q</m:t>
                            </m:r>
                          </m:e>
                        </m:acc>
                      </m:e>
                      <m:sub>
                        <m:r>
                          <w:rPr>
                            <w:rFonts w:ascii="Cambria Math" w:hAnsi="Cambria Math"/>
                            <w:szCs w:val="20"/>
                            <w:lang w:val="en-GB"/>
                          </w:rPr>
                          <m:t>PHX</m:t>
                        </m:r>
                      </m:sub>
                    </m:sSub>
                  </m:den>
                </m:f>
              </m:oMath>
            </m:oMathPara>
          </w:p>
        </w:tc>
        <w:tc>
          <w:tcPr>
            <w:tcW w:w="431" w:type="dxa"/>
            <w:vAlign w:val="center"/>
          </w:tcPr>
          <w:p w14:paraId="3D99CAA1" w14:textId="35CF3510" w:rsidR="0076627E" w:rsidRPr="003030D2" w:rsidRDefault="0076627E" w:rsidP="00681A0A">
            <w:pPr>
              <w:pStyle w:val="MDPI3aequationnumber"/>
            </w:pPr>
            <w:r>
              <w:t>(3</w:t>
            </w:r>
            <w:r w:rsidR="00050C7F">
              <w:t>3</w:t>
            </w:r>
            <w:r>
              <w:t>)</w:t>
            </w:r>
          </w:p>
        </w:tc>
      </w:tr>
    </w:tbl>
    <w:p w14:paraId="65B31884" w14:textId="5DB12A6D" w:rsidR="00A53441" w:rsidRDefault="00AB2A1D" w:rsidP="004A4EB9">
      <w:pPr>
        <w:pStyle w:val="MDPI31text"/>
      </w:pPr>
      <w:r w:rsidRPr="004219E9">
        <w:t>In order to determine the exergy destruction rate of the components of the examined cycle, the following equations are employed [</w:t>
      </w:r>
      <w:r w:rsidR="00AF2B5B" w:rsidRPr="004219E9">
        <w:fldChar w:fldCharType="begin"/>
      </w:r>
      <w:r w:rsidR="00AF2B5B" w:rsidRPr="004219E9">
        <w:instrText xml:space="preserve"> REF _Ref198564388 \r \h </w:instrText>
      </w:r>
      <w:r w:rsidR="004219E9">
        <w:instrText xml:space="preserve"> \* MERGEFORMAT </w:instrText>
      </w:r>
      <w:r w:rsidR="00AF2B5B" w:rsidRPr="004219E9">
        <w:fldChar w:fldCharType="separate"/>
      </w:r>
      <w:r w:rsidR="00C0577D">
        <w:t>38</w:t>
      </w:r>
      <w:r w:rsidR="00AF2B5B" w:rsidRPr="004219E9">
        <w:fldChar w:fldCharType="end"/>
      </w:r>
      <w:r w:rsidRPr="004219E9">
        <w:t>].</w:t>
      </w:r>
      <w:r>
        <w:t xml:space="preserve"> </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AB2A1D" w:rsidRPr="00D4314B" w14:paraId="1B8D2B50" w14:textId="77777777" w:rsidTr="00383475">
        <w:tc>
          <w:tcPr>
            <w:tcW w:w="7428" w:type="dxa"/>
          </w:tcPr>
          <w:p w14:paraId="457A0B28" w14:textId="2A9D54F4" w:rsidR="00AB2A1D" w:rsidRPr="003030D2" w:rsidRDefault="00000000" w:rsidP="00383475">
            <w:pPr>
              <w:pStyle w:val="MDPI39equation"/>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E</m:t>
                        </m:r>
                      </m:e>
                    </m:acc>
                  </m:e>
                  <m:sub>
                    <m:r>
                      <w:rPr>
                        <w:rFonts w:ascii="Cambria Math" w:hAnsi="Cambria Math"/>
                        <w:lang w:val="en-GB"/>
                      </w:rPr>
                      <m:t>D,turb</m:t>
                    </m:r>
                  </m:sub>
                </m:sSub>
                <m:r>
                  <w:rPr>
                    <w:rFonts w:ascii="Cambria Math" w:hAnsi="Cambria Math"/>
                    <w:lang w:val="en-GB"/>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turb</m:t>
                    </m:r>
                  </m:sub>
                </m:sSub>
                <m:r>
                  <w:rPr>
                    <w:rFonts w:ascii="Cambria Math" w:hAnsi="Cambria Math"/>
                  </w:rPr>
                  <m:t>·</m:t>
                </m:r>
                <m:d>
                  <m:dPr>
                    <m:ctrlPr>
                      <w:rPr>
                        <w:rFonts w:ascii="Cambria Math" w:hAnsi="Cambria Math"/>
                        <w:i/>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6</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7</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turb</m:t>
                    </m:r>
                  </m:sub>
                </m:sSub>
              </m:oMath>
            </m:oMathPara>
          </w:p>
        </w:tc>
        <w:tc>
          <w:tcPr>
            <w:tcW w:w="431" w:type="dxa"/>
            <w:vAlign w:val="center"/>
          </w:tcPr>
          <w:p w14:paraId="760AE8AD" w14:textId="2B7583C9" w:rsidR="00AB2A1D" w:rsidRPr="003030D2" w:rsidRDefault="00AB2A1D" w:rsidP="00383475">
            <w:pPr>
              <w:pStyle w:val="MDPI3aequationnumber"/>
            </w:pPr>
            <w:r w:rsidRPr="003030D2">
              <w:t>(</w:t>
            </w:r>
            <w:r>
              <w:t>3</w:t>
            </w:r>
            <w:r w:rsidR="00050C7F">
              <w:t>4</w:t>
            </w:r>
            <w:r w:rsidRPr="003030D2">
              <w:t>)</w:t>
            </w:r>
          </w:p>
        </w:tc>
      </w:tr>
      <w:tr w:rsidR="00AB2A1D" w:rsidRPr="00D4314B" w14:paraId="489E1C63" w14:textId="77777777" w:rsidTr="00383475">
        <w:tc>
          <w:tcPr>
            <w:tcW w:w="7428" w:type="dxa"/>
          </w:tcPr>
          <w:p w14:paraId="11C35649" w14:textId="75445F20" w:rsidR="00AB2A1D" w:rsidRPr="00605E12" w:rsidRDefault="00000000" w:rsidP="00383475">
            <w:pPr>
              <w:pStyle w:val="MDPI39equation"/>
              <w:rPr>
                <w:rFonts w:ascii="Cambria Math" w:hAnsi="Cambria Math"/>
                <w:lang w:val="en-GB"/>
                <w:oMath/>
              </w:rPr>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E</m:t>
                        </m:r>
                      </m:e>
                    </m:acc>
                  </m:e>
                  <m:sub>
                    <m:r>
                      <w:rPr>
                        <w:rFonts w:ascii="Cambria Math" w:hAnsi="Cambria Math"/>
                        <w:lang w:val="en-GB"/>
                      </w:rPr>
                      <m:t>D,MC</m:t>
                    </m:r>
                  </m:sub>
                </m:sSub>
                <m:r>
                  <w:rPr>
                    <w:rFonts w:ascii="Cambria Math" w:hAnsi="Cambria Math"/>
                    <w:lang w:val="en-GB"/>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MC</m:t>
                    </m:r>
                  </m:sub>
                </m:sSub>
                <m:r>
                  <w:rPr>
                    <w:rFonts w:ascii="Cambria Math" w:hAnsi="Cambria Math"/>
                  </w:rPr>
                  <m:t>·</m:t>
                </m:r>
                <m:d>
                  <m:dPr>
                    <m:ctrlPr>
                      <w:rPr>
                        <w:rFonts w:ascii="Cambria Math" w:hAnsi="Cambria Math"/>
                        <w:i/>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2</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MC</m:t>
                    </m:r>
                  </m:sub>
                </m:sSub>
              </m:oMath>
            </m:oMathPara>
          </w:p>
        </w:tc>
        <w:tc>
          <w:tcPr>
            <w:tcW w:w="431" w:type="dxa"/>
            <w:vAlign w:val="center"/>
          </w:tcPr>
          <w:p w14:paraId="0DD1E72B" w14:textId="2328AB89" w:rsidR="00AB2A1D" w:rsidRPr="003030D2" w:rsidRDefault="00AB2A1D" w:rsidP="00383475">
            <w:pPr>
              <w:pStyle w:val="MDPI3aequationnumber"/>
            </w:pPr>
            <w:r w:rsidRPr="003030D2">
              <w:t>(</w:t>
            </w:r>
            <w:r>
              <w:t>3</w:t>
            </w:r>
            <w:r w:rsidR="00050C7F">
              <w:t>5</w:t>
            </w:r>
            <w:r w:rsidRPr="003030D2">
              <w:t>)</w:t>
            </w:r>
          </w:p>
        </w:tc>
      </w:tr>
      <w:tr w:rsidR="00AB2A1D" w:rsidRPr="00D4314B" w14:paraId="051D16CB" w14:textId="77777777" w:rsidTr="00AB2A1D">
        <w:tc>
          <w:tcPr>
            <w:tcW w:w="7428" w:type="dxa"/>
          </w:tcPr>
          <w:p w14:paraId="34B01376" w14:textId="03697E89" w:rsidR="00AB2A1D" w:rsidRPr="00AB2A1D" w:rsidRDefault="00000000" w:rsidP="00383475">
            <w:pPr>
              <w:pStyle w:val="MDPI39equation"/>
              <w:rPr>
                <w:rFonts w:ascii="Cambria Math" w:hAnsi="Cambria Math"/>
                <w:lang w:val="en-GB"/>
                <w:oMath/>
              </w:rPr>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E</m:t>
                        </m:r>
                      </m:e>
                    </m:acc>
                  </m:e>
                  <m:sub>
                    <m:r>
                      <w:rPr>
                        <w:rFonts w:ascii="Cambria Math" w:hAnsi="Cambria Math"/>
                        <w:lang w:val="en-GB"/>
                      </w:rPr>
                      <m:t>D,RC</m:t>
                    </m:r>
                  </m:sub>
                </m:sSub>
                <m:r>
                  <w:rPr>
                    <w:rFonts w:ascii="Cambria Math" w:hAnsi="Cambria Math"/>
                    <w:lang w:val="en-GB"/>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MC</m:t>
                    </m:r>
                  </m:sub>
                </m:sSub>
                <m:r>
                  <w:rPr>
                    <w:rFonts w:ascii="Cambria Math" w:hAnsi="Cambria Math"/>
                  </w:rPr>
                  <m:t>·</m:t>
                </m:r>
                <m:d>
                  <m:dPr>
                    <m:ctrlPr>
                      <w:rPr>
                        <w:rFonts w:ascii="Cambria Math" w:hAnsi="Cambria Math"/>
                        <w:i/>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9</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10</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RC</m:t>
                    </m:r>
                  </m:sub>
                </m:sSub>
              </m:oMath>
            </m:oMathPara>
          </w:p>
        </w:tc>
        <w:tc>
          <w:tcPr>
            <w:tcW w:w="431" w:type="dxa"/>
            <w:vAlign w:val="center"/>
          </w:tcPr>
          <w:p w14:paraId="61E76511" w14:textId="6C9C519F" w:rsidR="00AB2A1D" w:rsidRPr="003030D2" w:rsidRDefault="00AB2A1D" w:rsidP="00383475">
            <w:pPr>
              <w:pStyle w:val="MDPI3aequationnumber"/>
            </w:pPr>
            <w:r w:rsidRPr="003030D2">
              <w:t>(</w:t>
            </w:r>
            <w:r>
              <w:t>3</w:t>
            </w:r>
            <w:r w:rsidR="00050C7F">
              <w:t>6</w:t>
            </w:r>
            <w:r w:rsidRPr="003030D2">
              <w:t>)</w:t>
            </w:r>
          </w:p>
        </w:tc>
      </w:tr>
      <w:tr w:rsidR="00AB2A1D" w:rsidRPr="00D4314B" w14:paraId="4820DE12" w14:textId="77777777" w:rsidTr="00AB2A1D">
        <w:tc>
          <w:tcPr>
            <w:tcW w:w="7428" w:type="dxa"/>
          </w:tcPr>
          <w:p w14:paraId="48002683" w14:textId="76DFACDC" w:rsidR="00AB2A1D" w:rsidRPr="00AB2A1D" w:rsidRDefault="00000000" w:rsidP="00383475">
            <w:pPr>
              <w:pStyle w:val="MDPI39equation"/>
              <w:rPr>
                <w:rFonts w:ascii="Cambria Math" w:hAnsi="Cambria Math"/>
                <w:lang w:val="en-GB"/>
                <w:oMath/>
              </w:rPr>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E</m:t>
                        </m:r>
                      </m:e>
                    </m:acc>
                  </m:e>
                  <m:sub>
                    <m:r>
                      <w:rPr>
                        <w:rFonts w:ascii="Cambria Math" w:hAnsi="Cambria Math"/>
                        <w:lang w:val="en-GB"/>
                      </w:rPr>
                      <m:t>D,HTR</m:t>
                    </m:r>
                  </m:sub>
                </m:sSub>
                <m:r>
                  <w:rPr>
                    <w:rFonts w:ascii="Cambria Math" w:hAnsi="Cambria Math"/>
                    <w:lang w:val="en-GB"/>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turb</m:t>
                    </m:r>
                  </m:sub>
                </m:sSub>
                <m:r>
                  <w:rPr>
                    <w:rFonts w:ascii="Cambria Math" w:hAnsi="Cambria Math"/>
                  </w:rPr>
                  <m:t>·</m:t>
                </m:r>
                <m:d>
                  <m:dPr>
                    <m:ctrlPr>
                      <w:rPr>
                        <w:rFonts w:ascii="Cambria Math" w:hAnsi="Cambria Math"/>
                        <w:i/>
                      </w:rPr>
                    </m:ctrlPr>
                  </m:dPr>
                  <m:e>
                    <m:d>
                      <m:dPr>
                        <m:ctrlPr>
                          <w:rPr>
                            <w:rFonts w:ascii="Cambria Math" w:hAnsi="Cambria Math"/>
                            <w:i/>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4</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5</m:t>
                            </m:r>
                          </m:sub>
                        </m:sSub>
                      </m:e>
                    </m:d>
                    <m:r>
                      <w:rPr>
                        <w:rFonts w:ascii="Cambria Math" w:hAnsi="Cambria Math"/>
                      </w:rPr>
                      <m:t>+</m:t>
                    </m:r>
                    <m:d>
                      <m:dPr>
                        <m:ctrlPr>
                          <w:rPr>
                            <w:rFonts w:ascii="Cambria Math" w:hAnsi="Cambria Math"/>
                            <w:i/>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7</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8</m:t>
                            </m:r>
                          </m:sub>
                        </m:sSub>
                      </m:e>
                    </m:d>
                  </m:e>
                </m:d>
              </m:oMath>
            </m:oMathPara>
          </w:p>
        </w:tc>
        <w:tc>
          <w:tcPr>
            <w:tcW w:w="431" w:type="dxa"/>
            <w:vAlign w:val="center"/>
          </w:tcPr>
          <w:p w14:paraId="48D25558" w14:textId="0C0B59E1" w:rsidR="00AB2A1D" w:rsidRPr="003030D2" w:rsidRDefault="00AB2A1D" w:rsidP="00383475">
            <w:pPr>
              <w:pStyle w:val="MDPI3aequationnumber"/>
            </w:pPr>
            <w:r w:rsidRPr="003030D2">
              <w:t>(</w:t>
            </w:r>
            <w:r>
              <w:t>3</w:t>
            </w:r>
            <w:r w:rsidR="00050C7F">
              <w:t>7</w:t>
            </w:r>
            <w:r w:rsidRPr="003030D2">
              <w:t>)</w:t>
            </w:r>
          </w:p>
        </w:tc>
      </w:tr>
      <w:tr w:rsidR="00AB2A1D" w:rsidRPr="00D4314B" w14:paraId="315F10E2" w14:textId="77777777" w:rsidTr="00AB2A1D">
        <w:tc>
          <w:tcPr>
            <w:tcW w:w="7428" w:type="dxa"/>
          </w:tcPr>
          <w:p w14:paraId="6096F8F6" w14:textId="25A68B80" w:rsidR="00AB2A1D" w:rsidRPr="00AB2A1D" w:rsidRDefault="00000000" w:rsidP="00383475">
            <w:pPr>
              <w:pStyle w:val="MDPI39equation"/>
              <w:rPr>
                <w:rFonts w:ascii="Cambria Math" w:hAnsi="Cambria Math"/>
                <w:lang w:val="en-GB"/>
                <w:oMath/>
              </w:rPr>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E</m:t>
                        </m:r>
                      </m:e>
                    </m:acc>
                  </m:e>
                  <m:sub>
                    <m:r>
                      <w:rPr>
                        <w:rFonts w:ascii="Cambria Math" w:hAnsi="Cambria Math"/>
                        <w:lang w:val="en-GB"/>
                      </w:rPr>
                      <m:t>D,LTR</m:t>
                    </m:r>
                  </m:sub>
                </m:sSub>
                <m:r>
                  <w:rPr>
                    <w:rFonts w:ascii="Cambria Math" w:hAnsi="Cambria Math"/>
                    <w:lang w:val="en-GB"/>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turb</m:t>
                    </m:r>
                  </m:sub>
                </m:sSub>
                <m:r>
                  <w:rPr>
                    <w:rFonts w:ascii="Cambria Math" w:hAnsi="Cambria Math"/>
                  </w:rPr>
                  <m:t>·</m:t>
                </m:r>
                <m:d>
                  <m:dPr>
                    <m:ctrlPr>
                      <w:rPr>
                        <w:rFonts w:ascii="Cambria Math" w:hAnsi="Cambria Math"/>
                        <w:i/>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3</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MC</m:t>
                    </m:r>
                  </m:sub>
                </m:sSub>
                <m:r>
                  <w:rPr>
                    <w:rFonts w:ascii="Cambria Math" w:hAnsi="Cambria Math"/>
                  </w:rPr>
                  <m:t>·</m:t>
                </m:r>
                <m:d>
                  <m:dPr>
                    <m:ctrlPr>
                      <w:rPr>
                        <w:rFonts w:ascii="Cambria Math" w:hAnsi="Cambria Math"/>
                        <w:i/>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8</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9</m:t>
                        </m:r>
                      </m:sub>
                    </m:sSub>
                  </m:e>
                </m:d>
              </m:oMath>
            </m:oMathPara>
          </w:p>
        </w:tc>
        <w:tc>
          <w:tcPr>
            <w:tcW w:w="431" w:type="dxa"/>
            <w:vAlign w:val="center"/>
          </w:tcPr>
          <w:p w14:paraId="1AD9D222" w14:textId="45306F02" w:rsidR="00AB2A1D" w:rsidRPr="003030D2" w:rsidRDefault="00AB2A1D" w:rsidP="00383475">
            <w:pPr>
              <w:pStyle w:val="MDPI3aequationnumber"/>
            </w:pPr>
            <w:r w:rsidRPr="003030D2">
              <w:t>(</w:t>
            </w:r>
            <w:r>
              <w:t>3</w:t>
            </w:r>
            <w:r w:rsidR="00050C7F">
              <w:t>8</w:t>
            </w:r>
            <w:r w:rsidRPr="003030D2">
              <w:t>)</w:t>
            </w:r>
          </w:p>
        </w:tc>
      </w:tr>
    </w:tbl>
    <w:p w14:paraId="460D8B49" w14:textId="77777777" w:rsidR="00AB2A1D" w:rsidRDefault="00AB2A1D" w:rsidP="004A4EB9">
      <w:pPr>
        <w:pStyle w:val="MDPI31text"/>
      </w:pPr>
    </w:p>
    <w:p w14:paraId="40A468EE" w14:textId="58EDE43F" w:rsidR="008710CC" w:rsidRDefault="008710CC" w:rsidP="008710CC">
      <w:pPr>
        <w:pStyle w:val="MDPI22heading2"/>
        <w:spacing w:before="240"/>
      </w:pPr>
      <w:r>
        <w:t>2.</w:t>
      </w:r>
      <w:r w:rsidR="00DA47CF">
        <w:t>5</w:t>
      </w:r>
      <w:r>
        <w:t xml:space="preserve"> Fluid Blends</w:t>
      </w:r>
      <w:r w:rsidR="00101F69">
        <w:t xml:space="preserve"> Properties</w:t>
      </w:r>
    </w:p>
    <w:p w14:paraId="53AB21F1" w14:textId="74B1DEB3" w:rsidR="006A387C" w:rsidRDefault="007E6945" w:rsidP="008710CC">
      <w:pPr>
        <w:pStyle w:val="MDPI31text"/>
      </w:pPr>
      <w:r>
        <w:t>Th</w:t>
      </w:r>
      <w:r w:rsidRPr="007E6945">
        <w:t>e performance of supercritical CO₂ Brayton cycle is highly sensitive to the thermophysical properties of the working fluid, particularly near the critical point. This section presents a comparative analysis of four binary mixtures—CO₂</w:t>
      </w:r>
      <w:r>
        <w:t>/</w:t>
      </w:r>
      <w:r w:rsidRPr="007E6945">
        <w:t>Kr, CO₂</w:t>
      </w:r>
      <w:r>
        <w:t>/</w:t>
      </w:r>
      <w:r w:rsidRPr="007E6945">
        <w:t>CF₄, CO₂</w:t>
      </w:r>
      <w:r>
        <w:t>/</w:t>
      </w:r>
      <w:r w:rsidRPr="007E6945">
        <w:t>CH₄, and CO₂</w:t>
      </w:r>
      <w:r>
        <w:t>/</w:t>
      </w:r>
      <w:r w:rsidRPr="007E6945">
        <w:t>NF₃—selected for their potential to tailor critical properties and improve cycle performance in cold ambient or high-efficiency scenarios. All mixture properties were computed using REFPROP v10, and polynomial regressions were applied to experimental and simulated data to evaluate trends as a function of molar composition.</w:t>
      </w:r>
      <w:r>
        <w:t xml:space="preserve"> </w:t>
      </w:r>
      <w:r w:rsidRPr="007E6945">
        <w:t xml:space="preserve">Table </w:t>
      </w:r>
      <w:r>
        <w:t>1</w:t>
      </w:r>
      <w:r w:rsidRPr="007E6945">
        <w:t xml:space="preserve"> summarizes the critical temperature, critical pressure, and critical density of pure components used in the binary mixtures:</w:t>
      </w:r>
    </w:p>
    <w:p w14:paraId="156CC19C" w14:textId="6150B999" w:rsidR="008710CC" w:rsidRDefault="008710CC" w:rsidP="008710CC">
      <w:pPr>
        <w:pStyle w:val="MDPI41tablecaption"/>
      </w:pPr>
      <w:r>
        <w:rPr>
          <w:b/>
        </w:rPr>
        <w:t>Table 1</w:t>
      </w:r>
      <w:r w:rsidRPr="00325902">
        <w:rPr>
          <w:b/>
        </w:rPr>
        <w:t>.</w:t>
      </w:r>
      <w:r w:rsidRPr="00325902">
        <w:t xml:space="preserve"> </w:t>
      </w:r>
      <w:r w:rsidR="0030589E" w:rsidRPr="0030589E">
        <w:t xml:space="preserve">Pure </w:t>
      </w:r>
      <w:r w:rsidR="0030589E">
        <w:t>f</w:t>
      </w:r>
      <w:r w:rsidR="0030589E" w:rsidRPr="0030589E">
        <w:t xml:space="preserve">luids </w:t>
      </w:r>
      <w:r w:rsidR="0030589E">
        <w:t xml:space="preserve">which are </w:t>
      </w:r>
      <w:r w:rsidR="0030589E" w:rsidRPr="0030589E">
        <w:t>used for mixing with s</w:t>
      </w:r>
      <w:r w:rsidR="0030589E">
        <w:t>-</w:t>
      </w:r>
      <w:r w:rsidR="0030589E" w:rsidRPr="0030589E">
        <w:t>CO</w:t>
      </w:r>
      <w:r w:rsidR="0030589E" w:rsidRPr="0030589E">
        <w:rPr>
          <w:vertAlign w:val="subscript"/>
        </w:rPr>
        <w:t>2</w:t>
      </w:r>
      <w:r w:rsidRPr="00325902">
        <w:t>.</w:t>
      </w:r>
    </w:p>
    <w:tbl>
      <w:tblPr>
        <w:tblW w:w="7872"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645"/>
        <w:gridCol w:w="2126"/>
        <w:gridCol w:w="1985"/>
        <w:gridCol w:w="2116"/>
      </w:tblGrid>
      <w:tr w:rsidR="0030589E" w:rsidRPr="00D4314B" w14:paraId="2F104E10" w14:textId="3814D224" w:rsidTr="0030589E">
        <w:trPr>
          <w:trHeight w:val="303"/>
        </w:trPr>
        <w:tc>
          <w:tcPr>
            <w:tcW w:w="1645" w:type="dxa"/>
            <w:tcBorders>
              <w:bottom w:val="single" w:sz="4" w:space="0" w:color="auto"/>
            </w:tcBorders>
            <w:shd w:val="clear" w:color="auto" w:fill="auto"/>
          </w:tcPr>
          <w:p w14:paraId="084C4D79" w14:textId="194B4B4D" w:rsidR="0030589E" w:rsidRPr="0030589E" w:rsidRDefault="0030589E" w:rsidP="0030589E">
            <w:pPr>
              <w:pStyle w:val="MDPI42tablebody"/>
              <w:spacing w:line="240" w:lineRule="auto"/>
              <w:rPr>
                <w:b/>
                <w:bCs/>
                <w:snapToGrid/>
                <w:sz w:val="18"/>
                <w:szCs w:val="18"/>
              </w:rPr>
            </w:pPr>
            <w:r w:rsidRPr="0030589E">
              <w:rPr>
                <w:b/>
                <w:bCs/>
                <w:sz w:val="18"/>
                <w:szCs w:val="18"/>
              </w:rPr>
              <w:t>Working Fluid</w:t>
            </w:r>
          </w:p>
        </w:tc>
        <w:tc>
          <w:tcPr>
            <w:tcW w:w="2126" w:type="dxa"/>
            <w:tcBorders>
              <w:bottom w:val="single" w:sz="4" w:space="0" w:color="auto"/>
            </w:tcBorders>
            <w:shd w:val="clear" w:color="auto" w:fill="auto"/>
          </w:tcPr>
          <w:p w14:paraId="7244DF97" w14:textId="7503C799" w:rsidR="0030589E" w:rsidRPr="0030589E" w:rsidRDefault="0030589E" w:rsidP="0030589E">
            <w:pPr>
              <w:pStyle w:val="MDPI42tablebody"/>
              <w:spacing w:line="240" w:lineRule="auto"/>
              <w:rPr>
                <w:b/>
                <w:bCs/>
                <w:snapToGrid/>
                <w:sz w:val="18"/>
                <w:szCs w:val="18"/>
              </w:rPr>
            </w:pPr>
            <w:r w:rsidRPr="0030589E">
              <w:rPr>
                <w:b/>
                <w:bCs/>
                <w:sz w:val="18"/>
                <w:szCs w:val="18"/>
              </w:rPr>
              <w:t>Critical Temperature (K)</w:t>
            </w:r>
          </w:p>
        </w:tc>
        <w:tc>
          <w:tcPr>
            <w:tcW w:w="1985" w:type="dxa"/>
            <w:tcBorders>
              <w:bottom w:val="single" w:sz="4" w:space="0" w:color="auto"/>
            </w:tcBorders>
            <w:shd w:val="clear" w:color="auto" w:fill="auto"/>
          </w:tcPr>
          <w:p w14:paraId="57428C61" w14:textId="7039BDE6" w:rsidR="0030589E" w:rsidRPr="0030589E" w:rsidRDefault="0030589E" w:rsidP="0030589E">
            <w:pPr>
              <w:pStyle w:val="MDPI42tablebody"/>
              <w:spacing w:line="240" w:lineRule="auto"/>
              <w:rPr>
                <w:b/>
                <w:bCs/>
                <w:snapToGrid/>
                <w:sz w:val="18"/>
                <w:szCs w:val="18"/>
              </w:rPr>
            </w:pPr>
            <w:r w:rsidRPr="0030589E">
              <w:rPr>
                <w:b/>
                <w:bCs/>
                <w:sz w:val="18"/>
                <w:szCs w:val="18"/>
              </w:rPr>
              <w:t>Critical Pressure (kPa)</w:t>
            </w:r>
          </w:p>
        </w:tc>
        <w:tc>
          <w:tcPr>
            <w:tcW w:w="2116" w:type="dxa"/>
            <w:tcBorders>
              <w:bottom w:val="single" w:sz="4" w:space="0" w:color="auto"/>
            </w:tcBorders>
          </w:tcPr>
          <w:p w14:paraId="11CE8B51" w14:textId="30EDBEBD" w:rsidR="0030589E" w:rsidRPr="0030589E" w:rsidRDefault="0030589E" w:rsidP="0030589E">
            <w:pPr>
              <w:pStyle w:val="MDPI42tablebody"/>
              <w:spacing w:line="240" w:lineRule="auto"/>
              <w:rPr>
                <w:b/>
                <w:bCs/>
                <w:snapToGrid/>
                <w:sz w:val="18"/>
                <w:szCs w:val="18"/>
              </w:rPr>
            </w:pPr>
            <w:r w:rsidRPr="0030589E">
              <w:rPr>
                <w:b/>
                <w:bCs/>
                <w:sz w:val="18"/>
                <w:szCs w:val="18"/>
              </w:rPr>
              <w:t>Critical Density (Kg/m</w:t>
            </w:r>
            <w:r w:rsidRPr="0030589E">
              <w:rPr>
                <w:b/>
                <w:bCs/>
                <w:sz w:val="18"/>
                <w:szCs w:val="18"/>
                <w:vertAlign w:val="superscript"/>
              </w:rPr>
              <w:t>3</w:t>
            </w:r>
            <w:r w:rsidRPr="0030589E">
              <w:rPr>
                <w:b/>
                <w:bCs/>
                <w:sz w:val="18"/>
                <w:szCs w:val="18"/>
              </w:rPr>
              <w:t>)</w:t>
            </w:r>
          </w:p>
        </w:tc>
      </w:tr>
      <w:tr w:rsidR="0030589E" w:rsidRPr="00D4314B" w14:paraId="10211BD4" w14:textId="3BC36CE8" w:rsidTr="0030589E">
        <w:trPr>
          <w:trHeight w:val="303"/>
        </w:trPr>
        <w:tc>
          <w:tcPr>
            <w:tcW w:w="1645" w:type="dxa"/>
            <w:shd w:val="clear" w:color="auto" w:fill="auto"/>
          </w:tcPr>
          <w:p w14:paraId="1F8F9A13" w14:textId="0BA3ED97" w:rsidR="0030589E" w:rsidRPr="00F220D4" w:rsidRDefault="0030589E" w:rsidP="0030589E">
            <w:pPr>
              <w:pStyle w:val="MDPI42tablebody"/>
              <w:spacing w:line="240" w:lineRule="auto"/>
            </w:pPr>
            <w:r w:rsidRPr="008B7B46">
              <w:t>CO</w:t>
            </w:r>
            <w:r w:rsidRPr="0030589E">
              <w:rPr>
                <w:vertAlign w:val="subscript"/>
              </w:rPr>
              <w:t>2</w:t>
            </w:r>
          </w:p>
        </w:tc>
        <w:tc>
          <w:tcPr>
            <w:tcW w:w="2126" w:type="dxa"/>
            <w:shd w:val="clear" w:color="auto" w:fill="auto"/>
          </w:tcPr>
          <w:p w14:paraId="631691B5" w14:textId="31EFC93C" w:rsidR="0030589E" w:rsidRPr="00F220D4" w:rsidRDefault="0030589E" w:rsidP="0030589E">
            <w:pPr>
              <w:pStyle w:val="MDPI42tablebody"/>
              <w:spacing w:line="240" w:lineRule="auto"/>
            </w:pPr>
            <w:r w:rsidRPr="008B7B46">
              <w:t>304.13</w:t>
            </w:r>
          </w:p>
        </w:tc>
        <w:tc>
          <w:tcPr>
            <w:tcW w:w="1985" w:type="dxa"/>
            <w:shd w:val="clear" w:color="auto" w:fill="auto"/>
          </w:tcPr>
          <w:p w14:paraId="73E0BF8B" w14:textId="63BD54A1" w:rsidR="0030589E" w:rsidRPr="00F220D4" w:rsidRDefault="0030589E" w:rsidP="0030589E">
            <w:pPr>
              <w:pStyle w:val="MDPI42tablebody"/>
              <w:spacing w:line="240" w:lineRule="auto"/>
            </w:pPr>
            <w:r w:rsidRPr="008B7B46">
              <w:t>7377.3</w:t>
            </w:r>
            <w:r>
              <w:t>0</w:t>
            </w:r>
          </w:p>
        </w:tc>
        <w:tc>
          <w:tcPr>
            <w:tcW w:w="2116" w:type="dxa"/>
          </w:tcPr>
          <w:p w14:paraId="5335C8E3" w14:textId="14DDD44C" w:rsidR="0030589E" w:rsidRPr="00F220D4" w:rsidRDefault="0030589E" w:rsidP="0030589E">
            <w:pPr>
              <w:pStyle w:val="MDPI42tablebody"/>
              <w:spacing w:line="240" w:lineRule="auto"/>
            </w:pPr>
            <w:r w:rsidRPr="008B7B46">
              <w:t>467.60</w:t>
            </w:r>
          </w:p>
        </w:tc>
      </w:tr>
      <w:tr w:rsidR="0030589E" w:rsidRPr="00D4314B" w14:paraId="3FE24701" w14:textId="77777777" w:rsidTr="0030589E">
        <w:trPr>
          <w:trHeight w:val="303"/>
        </w:trPr>
        <w:tc>
          <w:tcPr>
            <w:tcW w:w="1645" w:type="dxa"/>
            <w:shd w:val="clear" w:color="auto" w:fill="auto"/>
          </w:tcPr>
          <w:p w14:paraId="1AF91E00" w14:textId="1D2632EA" w:rsidR="0030589E" w:rsidRPr="00F220D4" w:rsidRDefault="0030589E" w:rsidP="0030589E">
            <w:pPr>
              <w:pStyle w:val="MDPI42tablebody"/>
              <w:spacing w:line="240" w:lineRule="auto"/>
            </w:pPr>
            <w:r w:rsidRPr="008B7B46">
              <w:t>NF</w:t>
            </w:r>
            <w:r w:rsidRPr="0030589E">
              <w:rPr>
                <w:vertAlign w:val="subscript"/>
              </w:rPr>
              <w:t>3</w:t>
            </w:r>
          </w:p>
        </w:tc>
        <w:tc>
          <w:tcPr>
            <w:tcW w:w="2126" w:type="dxa"/>
            <w:shd w:val="clear" w:color="auto" w:fill="auto"/>
          </w:tcPr>
          <w:p w14:paraId="6200AFA7" w14:textId="1B2DE80E" w:rsidR="0030589E" w:rsidRPr="00F220D4" w:rsidRDefault="0030589E" w:rsidP="0030589E">
            <w:pPr>
              <w:pStyle w:val="MDPI42tablebody"/>
              <w:spacing w:line="240" w:lineRule="auto"/>
            </w:pPr>
            <w:r w:rsidRPr="008B7B46">
              <w:t>234</w:t>
            </w:r>
            <w:r>
              <w:t>.00</w:t>
            </w:r>
          </w:p>
        </w:tc>
        <w:tc>
          <w:tcPr>
            <w:tcW w:w="1985" w:type="dxa"/>
            <w:shd w:val="clear" w:color="auto" w:fill="auto"/>
          </w:tcPr>
          <w:p w14:paraId="4F5F88B6" w14:textId="78A77F19" w:rsidR="0030589E" w:rsidRPr="00F220D4" w:rsidRDefault="0030589E" w:rsidP="0030589E">
            <w:pPr>
              <w:pStyle w:val="MDPI42tablebody"/>
              <w:spacing w:line="240" w:lineRule="auto"/>
            </w:pPr>
            <w:r w:rsidRPr="008B7B46">
              <w:t>4460.7</w:t>
            </w:r>
            <w:r>
              <w:t>0</w:t>
            </w:r>
          </w:p>
        </w:tc>
        <w:tc>
          <w:tcPr>
            <w:tcW w:w="2116" w:type="dxa"/>
          </w:tcPr>
          <w:p w14:paraId="1F0C8F4D" w14:textId="21029383" w:rsidR="0030589E" w:rsidRPr="00F220D4" w:rsidRDefault="0030589E" w:rsidP="0030589E">
            <w:pPr>
              <w:pStyle w:val="MDPI42tablebody"/>
              <w:spacing w:line="240" w:lineRule="auto"/>
            </w:pPr>
            <w:r w:rsidRPr="008B7B46">
              <w:t>562.47</w:t>
            </w:r>
          </w:p>
        </w:tc>
      </w:tr>
      <w:tr w:rsidR="0030589E" w:rsidRPr="00D4314B" w14:paraId="1B4E9010" w14:textId="77777777" w:rsidTr="0030589E">
        <w:trPr>
          <w:trHeight w:val="303"/>
        </w:trPr>
        <w:tc>
          <w:tcPr>
            <w:tcW w:w="1645" w:type="dxa"/>
            <w:shd w:val="clear" w:color="auto" w:fill="auto"/>
          </w:tcPr>
          <w:p w14:paraId="66E76C45" w14:textId="7AE1CD25" w:rsidR="0030589E" w:rsidRPr="00F220D4" w:rsidRDefault="0030589E" w:rsidP="0030589E">
            <w:pPr>
              <w:pStyle w:val="MDPI42tablebody"/>
              <w:spacing w:line="240" w:lineRule="auto"/>
            </w:pPr>
            <w:r w:rsidRPr="008B7B46">
              <w:t>CF</w:t>
            </w:r>
            <w:r w:rsidRPr="0030589E">
              <w:rPr>
                <w:vertAlign w:val="subscript"/>
              </w:rPr>
              <w:t>4</w:t>
            </w:r>
          </w:p>
        </w:tc>
        <w:tc>
          <w:tcPr>
            <w:tcW w:w="2126" w:type="dxa"/>
            <w:shd w:val="clear" w:color="auto" w:fill="auto"/>
          </w:tcPr>
          <w:p w14:paraId="57318601" w14:textId="43880C5D" w:rsidR="0030589E" w:rsidRPr="00F220D4" w:rsidRDefault="0030589E" w:rsidP="0030589E">
            <w:pPr>
              <w:pStyle w:val="MDPI42tablebody"/>
              <w:spacing w:line="240" w:lineRule="auto"/>
            </w:pPr>
            <w:r w:rsidRPr="008B7B46">
              <w:t>227.51</w:t>
            </w:r>
          </w:p>
        </w:tc>
        <w:tc>
          <w:tcPr>
            <w:tcW w:w="1985" w:type="dxa"/>
            <w:shd w:val="clear" w:color="auto" w:fill="auto"/>
          </w:tcPr>
          <w:p w14:paraId="21EEC6A2" w14:textId="23410665" w:rsidR="0030589E" w:rsidRPr="00F220D4" w:rsidRDefault="0030589E" w:rsidP="0030589E">
            <w:pPr>
              <w:pStyle w:val="MDPI42tablebody"/>
              <w:spacing w:line="240" w:lineRule="auto"/>
            </w:pPr>
            <w:r w:rsidRPr="008B7B46">
              <w:t>3750</w:t>
            </w:r>
            <w:r>
              <w:t>.00</w:t>
            </w:r>
          </w:p>
        </w:tc>
        <w:tc>
          <w:tcPr>
            <w:tcW w:w="2116" w:type="dxa"/>
          </w:tcPr>
          <w:p w14:paraId="6046E867" w14:textId="55835DE7" w:rsidR="0030589E" w:rsidRPr="00F220D4" w:rsidRDefault="0030589E" w:rsidP="0030589E">
            <w:pPr>
              <w:pStyle w:val="MDPI42tablebody"/>
              <w:spacing w:line="240" w:lineRule="auto"/>
            </w:pPr>
            <w:r w:rsidRPr="008B7B46">
              <w:t>625.70</w:t>
            </w:r>
          </w:p>
        </w:tc>
      </w:tr>
      <w:tr w:rsidR="0030589E" w:rsidRPr="00D4314B" w14:paraId="4E3CB89A" w14:textId="77777777" w:rsidTr="0030589E">
        <w:trPr>
          <w:trHeight w:val="303"/>
        </w:trPr>
        <w:tc>
          <w:tcPr>
            <w:tcW w:w="1645" w:type="dxa"/>
            <w:shd w:val="clear" w:color="auto" w:fill="auto"/>
          </w:tcPr>
          <w:p w14:paraId="2FF964B8" w14:textId="2BB6537E" w:rsidR="0030589E" w:rsidRPr="00F220D4" w:rsidRDefault="0030589E" w:rsidP="0030589E">
            <w:pPr>
              <w:pStyle w:val="MDPI42tablebody"/>
              <w:spacing w:line="240" w:lineRule="auto"/>
            </w:pPr>
            <w:r w:rsidRPr="008B7B46">
              <w:t>Kr</w:t>
            </w:r>
          </w:p>
        </w:tc>
        <w:tc>
          <w:tcPr>
            <w:tcW w:w="2126" w:type="dxa"/>
            <w:shd w:val="clear" w:color="auto" w:fill="auto"/>
          </w:tcPr>
          <w:p w14:paraId="0D99B572" w14:textId="0CADC3D2" w:rsidR="0030589E" w:rsidRPr="00F220D4" w:rsidRDefault="0030589E" w:rsidP="0030589E">
            <w:pPr>
              <w:pStyle w:val="MDPI42tablebody"/>
              <w:spacing w:line="240" w:lineRule="auto"/>
            </w:pPr>
            <w:r w:rsidRPr="008B7B46">
              <w:t>209.48</w:t>
            </w:r>
          </w:p>
        </w:tc>
        <w:tc>
          <w:tcPr>
            <w:tcW w:w="1985" w:type="dxa"/>
            <w:shd w:val="clear" w:color="auto" w:fill="auto"/>
          </w:tcPr>
          <w:p w14:paraId="5CD29EA5" w14:textId="3B7E2BE1" w:rsidR="0030589E" w:rsidRPr="00F220D4" w:rsidRDefault="0030589E" w:rsidP="0030589E">
            <w:pPr>
              <w:pStyle w:val="MDPI42tablebody"/>
              <w:spacing w:line="240" w:lineRule="auto"/>
            </w:pPr>
            <w:r w:rsidRPr="008B7B46">
              <w:t>5525</w:t>
            </w:r>
            <w:r>
              <w:t>.00</w:t>
            </w:r>
          </w:p>
        </w:tc>
        <w:tc>
          <w:tcPr>
            <w:tcW w:w="2116" w:type="dxa"/>
          </w:tcPr>
          <w:p w14:paraId="171CFDAE" w14:textId="43C06215" w:rsidR="0030589E" w:rsidRPr="00F220D4" w:rsidRDefault="0030589E" w:rsidP="0030589E">
            <w:pPr>
              <w:pStyle w:val="MDPI42tablebody"/>
              <w:spacing w:line="240" w:lineRule="auto"/>
            </w:pPr>
            <w:r w:rsidRPr="008B7B46">
              <w:t>909.21</w:t>
            </w:r>
          </w:p>
        </w:tc>
      </w:tr>
      <w:tr w:rsidR="0030589E" w:rsidRPr="00D4314B" w14:paraId="224F27C6" w14:textId="516886AE" w:rsidTr="0030589E">
        <w:trPr>
          <w:trHeight w:val="303"/>
        </w:trPr>
        <w:tc>
          <w:tcPr>
            <w:tcW w:w="1645" w:type="dxa"/>
            <w:shd w:val="clear" w:color="auto" w:fill="auto"/>
          </w:tcPr>
          <w:p w14:paraId="61354FE2" w14:textId="265DC2AF" w:rsidR="0030589E" w:rsidRPr="00F220D4" w:rsidRDefault="0030589E" w:rsidP="0030589E">
            <w:pPr>
              <w:pStyle w:val="MDPI42tablebody"/>
              <w:spacing w:line="240" w:lineRule="auto"/>
            </w:pPr>
            <w:r w:rsidRPr="008B7B46">
              <w:t>CH</w:t>
            </w:r>
            <w:r w:rsidRPr="0030589E">
              <w:rPr>
                <w:vertAlign w:val="subscript"/>
              </w:rPr>
              <w:t>4</w:t>
            </w:r>
          </w:p>
        </w:tc>
        <w:tc>
          <w:tcPr>
            <w:tcW w:w="2126" w:type="dxa"/>
            <w:shd w:val="clear" w:color="auto" w:fill="auto"/>
          </w:tcPr>
          <w:p w14:paraId="55466FF6" w14:textId="5643835E" w:rsidR="0030589E" w:rsidRPr="00F220D4" w:rsidRDefault="0030589E" w:rsidP="0030589E">
            <w:pPr>
              <w:pStyle w:val="MDPI42tablebody"/>
              <w:spacing w:line="240" w:lineRule="auto"/>
            </w:pPr>
            <w:r w:rsidRPr="008B7B46">
              <w:t>190.56</w:t>
            </w:r>
          </w:p>
        </w:tc>
        <w:tc>
          <w:tcPr>
            <w:tcW w:w="1985" w:type="dxa"/>
            <w:shd w:val="clear" w:color="auto" w:fill="auto"/>
          </w:tcPr>
          <w:p w14:paraId="0A420890" w14:textId="42A54772" w:rsidR="0030589E" w:rsidRPr="00F220D4" w:rsidRDefault="0030589E" w:rsidP="0030589E">
            <w:pPr>
              <w:pStyle w:val="MDPI42tablebody"/>
              <w:spacing w:line="240" w:lineRule="auto"/>
            </w:pPr>
            <w:r w:rsidRPr="008B7B46">
              <w:t>4599.2</w:t>
            </w:r>
            <w:r>
              <w:t>0</w:t>
            </w:r>
          </w:p>
        </w:tc>
        <w:tc>
          <w:tcPr>
            <w:tcW w:w="2116" w:type="dxa"/>
          </w:tcPr>
          <w:p w14:paraId="32038F5D" w14:textId="669552AB" w:rsidR="0030589E" w:rsidRPr="00F220D4" w:rsidRDefault="0030589E" w:rsidP="0030589E">
            <w:pPr>
              <w:pStyle w:val="MDPI42tablebody"/>
              <w:spacing w:line="240" w:lineRule="auto"/>
            </w:pPr>
            <w:r w:rsidRPr="008B7B46">
              <w:t>162.66</w:t>
            </w:r>
          </w:p>
        </w:tc>
      </w:tr>
    </w:tbl>
    <w:p w14:paraId="731A7383" w14:textId="5AF08790" w:rsidR="007E6945" w:rsidRDefault="007E6945" w:rsidP="007E6945">
      <w:pPr>
        <w:pStyle w:val="MDPI31text"/>
      </w:pPr>
      <w:r w:rsidRPr="007E6945">
        <w:t>Each additive fluid has a significantly lower critical temperature than CO₂, while critical pressures and densities vary depending on the molecular structure and polarity. The goal of binary mixing is to reduce the pseudo-critical temperature of the resulting blend, shifting it downward to better match cold heat sink conditions without excessively raising compression power.</w:t>
      </w:r>
      <w:r>
        <w:t xml:space="preserve"> </w:t>
      </w:r>
      <w:r w:rsidRPr="007E6945">
        <w:t xml:space="preserve">The variation of critical properties with molar concentration of the additive species was systematically modeled, as shown in </w:t>
      </w:r>
      <w:r w:rsidRPr="007E6945">
        <w:rPr>
          <w:b/>
          <w:bCs/>
        </w:rPr>
        <w:t>Figures 2–5</w:t>
      </w:r>
      <w:r w:rsidRPr="007E6945">
        <w:t xml:space="preserve"> (from attached graphs). For each binary pair, the critical temperature, critical pressure, and critical density evolve nonlinearly with mixture composition.</w:t>
      </w:r>
    </w:p>
    <w:p w14:paraId="560BFFEF" w14:textId="29991338" w:rsidR="007E6945" w:rsidRPr="007E6945" w:rsidRDefault="007E6945" w:rsidP="006B7D03">
      <w:pPr>
        <w:pStyle w:val="MDPI31text"/>
        <w:ind w:firstLine="86"/>
      </w:pPr>
      <w:r>
        <w:rPr>
          <w:noProof/>
        </w:rPr>
        <w:drawing>
          <wp:inline distT="0" distB="0" distL="0" distR="0" wp14:anchorId="708323C2" wp14:editId="0204A6D5">
            <wp:extent cx="3960000" cy="2160000"/>
            <wp:effectExtent l="0" t="0" r="2540" b="12065"/>
            <wp:docPr id="28116943" name="Gráfico 1">
              <a:extLst xmlns:a="http://schemas.openxmlformats.org/drawingml/2006/main">
                <a:ext uri="{FF2B5EF4-FFF2-40B4-BE49-F238E27FC236}">
                  <a16:creationId xmlns:a16="http://schemas.microsoft.com/office/drawing/2014/main" id="{19FA3853-4448-444D-8FFA-6F72C83F55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0C37413" w14:textId="3837CE2D" w:rsidR="007E6945" w:rsidRDefault="007E6945" w:rsidP="007E6945">
      <w:pPr>
        <w:pStyle w:val="MDPI51figurecaption"/>
        <w:rPr>
          <w:bCs/>
        </w:rPr>
      </w:pPr>
      <w:bookmarkStart w:id="83" w:name="_Hlk198126198"/>
      <w:r w:rsidRPr="006A387C">
        <w:rPr>
          <w:b/>
        </w:rPr>
        <w:t xml:space="preserve">Figure </w:t>
      </w:r>
      <w:r>
        <w:rPr>
          <w:b/>
        </w:rPr>
        <w:t>2</w:t>
      </w:r>
      <w:r w:rsidR="001B6B75">
        <w:rPr>
          <w:b/>
        </w:rPr>
        <w:t>.</w:t>
      </w:r>
      <w:r w:rsidRPr="006A387C">
        <w:rPr>
          <w:b/>
        </w:rPr>
        <w:t xml:space="preserve"> </w:t>
      </w:r>
      <w:r w:rsidRPr="007E6945">
        <w:rPr>
          <w:bCs/>
        </w:rPr>
        <w:t xml:space="preserve">Critical </w:t>
      </w:r>
      <w:r>
        <w:rPr>
          <w:bCs/>
        </w:rPr>
        <w:t>t</w:t>
      </w:r>
      <w:r w:rsidRPr="007E6945">
        <w:rPr>
          <w:bCs/>
        </w:rPr>
        <w:t>emperature vs</w:t>
      </w:r>
      <w:r>
        <w:rPr>
          <w:bCs/>
        </w:rPr>
        <w:t>.</w:t>
      </w:r>
      <w:r w:rsidRPr="007E6945">
        <w:rPr>
          <w:bCs/>
        </w:rPr>
        <w:t xml:space="preserve"> </w:t>
      </w:r>
      <w:r>
        <w:rPr>
          <w:bCs/>
        </w:rPr>
        <w:t>b</w:t>
      </w:r>
      <w:r w:rsidRPr="007E6945">
        <w:rPr>
          <w:bCs/>
        </w:rPr>
        <w:t xml:space="preserve">lend </w:t>
      </w:r>
      <w:r>
        <w:rPr>
          <w:bCs/>
        </w:rPr>
        <w:t>c</w:t>
      </w:r>
      <w:r w:rsidRPr="007E6945">
        <w:rPr>
          <w:bCs/>
        </w:rPr>
        <w:t xml:space="preserve">hemical </w:t>
      </w:r>
      <w:r>
        <w:rPr>
          <w:bCs/>
        </w:rPr>
        <w:t>c</w:t>
      </w:r>
      <w:r w:rsidRPr="007E6945">
        <w:rPr>
          <w:bCs/>
        </w:rPr>
        <w:t>omposition (% molar)</w:t>
      </w:r>
      <w:r>
        <w:rPr>
          <w:bCs/>
        </w:rPr>
        <w:t>.</w:t>
      </w:r>
    </w:p>
    <w:bookmarkEnd w:id="83"/>
    <w:p w14:paraId="345B49D1" w14:textId="31428E06" w:rsidR="006F21AB" w:rsidRPr="006F21AB" w:rsidRDefault="006F21AB" w:rsidP="006F21AB">
      <w:pPr>
        <w:pStyle w:val="MDPI31text"/>
      </w:pPr>
      <w:r w:rsidRPr="006F21AB">
        <w:rPr>
          <w:b/>
          <w:bCs/>
        </w:rPr>
        <w:lastRenderedPageBreak/>
        <w:t>Figure 2</w:t>
      </w:r>
      <w:r w:rsidRPr="006F21AB">
        <w:t xml:space="preserve"> illustrates the variation of the critical temperature of supercritical CO₂-based binary mixtures as a f</w:t>
      </w:r>
      <w:r w:rsidRPr="0010001E">
        <w:t>unction of additive molar concentration, ranging from 10 to 90 mol%. The four</w:t>
      </w:r>
      <w:r w:rsidRPr="006F21AB">
        <w:t xml:space="preserve"> investigated mixtures—CO₂</w:t>
      </w:r>
      <w:r>
        <w:t>/</w:t>
      </w:r>
      <w:r w:rsidRPr="006F21AB">
        <w:t>CH₄, CO₂</w:t>
      </w:r>
      <w:r>
        <w:t>/</w:t>
      </w:r>
      <w:r w:rsidRPr="006F21AB">
        <w:t>CF₄, CO₂</w:t>
      </w:r>
      <w:r>
        <w:t>/</w:t>
      </w:r>
      <w:r w:rsidRPr="006F21AB">
        <w:t>NF₃, and CO₂</w:t>
      </w:r>
      <w:r>
        <w:t>/</w:t>
      </w:r>
      <w:r w:rsidRPr="006F21AB">
        <w:t>Kr—demonstrate a consistent decrease in critical temperature with increasing additive content. This trend reflects the dilution effect of the lower-critical-temperature additives on the CO₂-rich mixture.</w:t>
      </w:r>
      <w:r>
        <w:t xml:space="preserve"> </w:t>
      </w:r>
      <w:r w:rsidRPr="006F21AB">
        <w:t>Among the mixtures, CO₂</w:t>
      </w:r>
      <w:r>
        <w:t>/</w:t>
      </w:r>
      <w:r w:rsidRPr="006F21AB">
        <w:t>CH₄ exhibits the most pronounced reduction, achieving critical temperatures as low as approximately 205</w:t>
      </w:r>
      <w:r w:rsidRPr="006F21AB">
        <w:rPr>
          <w:rFonts w:ascii="Times New Roman" w:hAnsi="Times New Roman"/>
        </w:rPr>
        <w:t> </w:t>
      </w:r>
      <w:r w:rsidRPr="006F21AB">
        <w:t>K at 90</w:t>
      </w:r>
      <w:r w:rsidRPr="006F21AB">
        <w:rPr>
          <w:rFonts w:ascii="Times New Roman" w:hAnsi="Times New Roman"/>
        </w:rPr>
        <w:t> </w:t>
      </w:r>
      <w:r w:rsidRPr="006F21AB">
        <w:t>mol% CH₄. Similarly, CO₂</w:t>
      </w:r>
      <w:r>
        <w:t>/</w:t>
      </w:r>
      <w:r w:rsidRPr="006F21AB">
        <w:t>CF₄ and CO₂</w:t>
      </w:r>
      <w:r>
        <w:t>/</w:t>
      </w:r>
      <w:r w:rsidRPr="006F21AB">
        <w:t>NF₃ mixtures show significant depressions, though less aggressive than CH₄, reaching near 220–230</w:t>
      </w:r>
      <w:r w:rsidRPr="006F21AB">
        <w:rPr>
          <w:rFonts w:ascii="Times New Roman" w:hAnsi="Times New Roman"/>
        </w:rPr>
        <w:t> </w:t>
      </w:r>
      <w:r w:rsidRPr="006F21AB">
        <w:t>K at high additive concentrations. The CO₂</w:t>
      </w:r>
      <w:r>
        <w:t>/</w:t>
      </w:r>
      <w:r w:rsidRPr="006F21AB">
        <w:t>Kr mixture displays the most moderate reduction, maintaining critical temperatures above 240</w:t>
      </w:r>
      <w:r w:rsidRPr="006F21AB">
        <w:rPr>
          <w:rFonts w:ascii="Times New Roman" w:hAnsi="Times New Roman"/>
        </w:rPr>
        <w:t> </w:t>
      </w:r>
      <w:r w:rsidRPr="006F21AB">
        <w:t>K even at 90</w:t>
      </w:r>
      <w:r w:rsidRPr="006F21AB">
        <w:rPr>
          <w:rFonts w:ascii="Times New Roman" w:hAnsi="Times New Roman"/>
        </w:rPr>
        <w:t> </w:t>
      </w:r>
      <w:r w:rsidRPr="006F21AB">
        <w:t>mol% Kr, consistent with Kr's relatively high critical temperature compared to the other additives.</w:t>
      </w:r>
    </w:p>
    <w:p w14:paraId="7E09D950" w14:textId="77777777" w:rsidR="006F21AB" w:rsidRPr="006F21AB" w:rsidRDefault="006F21AB" w:rsidP="006F21AB">
      <w:pPr>
        <w:pStyle w:val="MDPI31text"/>
      </w:pPr>
      <w:r w:rsidRPr="006F21AB">
        <w:t>These results confirm that high-additive mixtures effectively lower the mixture's critical point, thereby enabling fully supercritical operation under colder ambient conditions and expanding the applicability range of recompression Brayton cycles in sub-zero environments.</w:t>
      </w:r>
    </w:p>
    <w:p w14:paraId="0D5463D0" w14:textId="09343D27" w:rsidR="007E6945" w:rsidRDefault="006F21AB" w:rsidP="006B7D03">
      <w:pPr>
        <w:pStyle w:val="MDPI31text"/>
        <w:ind w:firstLine="86"/>
        <w:jc w:val="left"/>
      </w:pPr>
      <w:r>
        <w:rPr>
          <w:noProof/>
        </w:rPr>
        <w:drawing>
          <wp:inline distT="0" distB="0" distL="0" distR="0" wp14:anchorId="341AC86D" wp14:editId="1E82243A">
            <wp:extent cx="3960000" cy="2160000"/>
            <wp:effectExtent l="0" t="0" r="2540" b="12065"/>
            <wp:docPr id="274377032" name="Gráfico 1">
              <a:extLst xmlns:a="http://schemas.openxmlformats.org/drawingml/2006/main">
                <a:ext uri="{FF2B5EF4-FFF2-40B4-BE49-F238E27FC236}">
                  <a16:creationId xmlns:a16="http://schemas.microsoft.com/office/drawing/2014/main" id="{B13D1DA5-C7F1-474C-A797-FCC20913F7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28A5173" w14:textId="22B8DBA6" w:rsidR="00C601C1" w:rsidRDefault="00C601C1" w:rsidP="00C601C1">
      <w:pPr>
        <w:pStyle w:val="MDPI51figurecaption"/>
        <w:rPr>
          <w:bCs/>
        </w:rPr>
      </w:pPr>
      <w:bookmarkStart w:id="84" w:name="_Hlk198126917"/>
      <w:r w:rsidRPr="006A387C">
        <w:rPr>
          <w:b/>
        </w:rPr>
        <w:t xml:space="preserve">Figure </w:t>
      </w:r>
      <w:r w:rsidR="00E437CA">
        <w:rPr>
          <w:b/>
        </w:rPr>
        <w:t>3</w:t>
      </w:r>
      <w:r w:rsidR="001B6B75">
        <w:rPr>
          <w:b/>
        </w:rPr>
        <w:t>.</w:t>
      </w:r>
      <w:r w:rsidRPr="006A387C">
        <w:rPr>
          <w:b/>
        </w:rPr>
        <w:t xml:space="preserve"> </w:t>
      </w:r>
      <w:r w:rsidRPr="007E6945">
        <w:rPr>
          <w:bCs/>
        </w:rPr>
        <w:t xml:space="preserve">Critical </w:t>
      </w:r>
      <w:r w:rsidR="002C4D13">
        <w:rPr>
          <w:bCs/>
        </w:rPr>
        <w:t>pressure</w:t>
      </w:r>
      <w:r w:rsidRPr="007E6945">
        <w:rPr>
          <w:bCs/>
        </w:rPr>
        <w:t xml:space="preserve"> vs</w:t>
      </w:r>
      <w:r>
        <w:rPr>
          <w:bCs/>
        </w:rPr>
        <w:t>.</w:t>
      </w:r>
      <w:r w:rsidRPr="007E6945">
        <w:rPr>
          <w:bCs/>
        </w:rPr>
        <w:t xml:space="preserve"> </w:t>
      </w:r>
      <w:r>
        <w:rPr>
          <w:bCs/>
        </w:rPr>
        <w:t>b</w:t>
      </w:r>
      <w:r w:rsidRPr="007E6945">
        <w:rPr>
          <w:bCs/>
        </w:rPr>
        <w:t xml:space="preserve">lend </w:t>
      </w:r>
      <w:r>
        <w:rPr>
          <w:bCs/>
        </w:rPr>
        <w:t>c</w:t>
      </w:r>
      <w:r w:rsidRPr="007E6945">
        <w:rPr>
          <w:bCs/>
        </w:rPr>
        <w:t xml:space="preserve">hemical </w:t>
      </w:r>
      <w:r>
        <w:rPr>
          <w:bCs/>
        </w:rPr>
        <w:t>c</w:t>
      </w:r>
      <w:r w:rsidRPr="007E6945">
        <w:rPr>
          <w:bCs/>
        </w:rPr>
        <w:t>omposition (% molar)</w:t>
      </w:r>
      <w:bookmarkEnd w:id="84"/>
      <w:r>
        <w:rPr>
          <w:bCs/>
        </w:rPr>
        <w:t>.</w:t>
      </w:r>
    </w:p>
    <w:p w14:paraId="65EBDFC5" w14:textId="5BA6BC40" w:rsidR="00E437CA" w:rsidRPr="00E437CA" w:rsidRDefault="00E437CA" w:rsidP="00E437CA">
      <w:pPr>
        <w:pStyle w:val="MDPI31text"/>
      </w:pPr>
      <w:r w:rsidRPr="00E437CA">
        <w:rPr>
          <w:b/>
          <w:bCs/>
        </w:rPr>
        <w:t>Figure 3</w:t>
      </w:r>
      <w:r w:rsidRPr="00E437CA">
        <w:t xml:space="preserve"> shows the variation of the critical pressure of supercritical CO₂-based binary mixtures as a function of additive molar concentration. The four studied mixtures—CO₂</w:t>
      </w:r>
      <w:r>
        <w:t>/</w:t>
      </w:r>
      <w:r w:rsidRPr="00E437CA">
        <w:t>CH₄, CO₂</w:t>
      </w:r>
      <w:r>
        <w:t>/</w:t>
      </w:r>
      <w:r w:rsidRPr="00E437CA">
        <w:t>CF₄, CO₂</w:t>
      </w:r>
      <w:r>
        <w:t>/</w:t>
      </w:r>
      <w:r w:rsidRPr="00E437CA">
        <w:t>NF₃, and CO₂</w:t>
      </w:r>
      <w:r>
        <w:t>/</w:t>
      </w:r>
      <w:r w:rsidRPr="00E437CA">
        <w:t>Kr—exhibit distinct behaviors with increasing additive content.</w:t>
      </w:r>
      <w:r>
        <w:t xml:space="preserve"> </w:t>
      </w:r>
      <w:r w:rsidRPr="00E437CA">
        <w:t>For CO₂</w:t>
      </w:r>
      <w:r>
        <w:t>/</w:t>
      </w:r>
      <w:r w:rsidRPr="00E437CA">
        <w:t>CH₄ mixture, the critical pressure initially increases slightly, reaching a maximum at approximately 40</w:t>
      </w:r>
      <w:r w:rsidRPr="00E437CA">
        <w:rPr>
          <w:rFonts w:ascii="Times New Roman" w:hAnsi="Times New Roman"/>
        </w:rPr>
        <w:t> </w:t>
      </w:r>
      <w:r w:rsidRPr="00E437CA">
        <w:t>mol% CH₄, before decreasing markedly at higher concentrations. This non-monotonic behavior is characteristic of mixtures where the additive has a significantly lower critical pressure than CO₂ but induces complex phase interactions. Conversely, CO₂</w:t>
      </w:r>
      <w:r>
        <w:t>/</w:t>
      </w:r>
      <w:r w:rsidRPr="00E437CA">
        <w:t>CF₄ and CO₂</w:t>
      </w:r>
      <w:r>
        <w:t>/</w:t>
      </w:r>
      <w:r w:rsidRPr="00E437CA">
        <w:t>NF₃ mixtures show a consistent and nearly linear reduction in critical pressure, with CO₂</w:t>
      </w:r>
      <w:r>
        <w:t>/</w:t>
      </w:r>
      <w:r w:rsidRPr="00E437CA">
        <w:t>CF₄ presenting the most significant drop, falling below 4,000</w:t>
      </w:r>
      <w:r w:rsidRPr="00E437CA">
        <w:rPr>
          <w:rFonts w:ascii="Times New Roman" w:hAnsi="Times New Roman"/>
        </w:rPr>
        <w:t> </w:t>
      </w:r>
      <w:r w:rsidRPr="00E437CA">
        <w:t>kPa at 90</w:t>
      </w:r>
      <w:r w:rsidRPr="00E437CA">
        <w:rPr>
          <w:rFonts w:ascii="Times New Roman" w:hAnsi="Times New Roman"/>
        </w:rPr>
        <w:t> </w:t>
      </w:r>
      <w:r w:rsidRPr="00E437CA">
        <w:t>mol%. CO₂</w:t>
      </w:r>
      <w:r>
        <w:t>/</w:t>
      </w:r>
      <w:r w:rsidRPr="00E437CA">
        <w:t>Kr mixture display</w:t>
      </w:r>
      <w:r w:rsidR="001E0DF5">
        <w:t>s</w:t>
      </w:r>
      <w:r w:rsidRPr="00E437CA">
        <w:t xml:space="preserve"> the least pronounced decrease, maintaining critical pressures above 6,000</w:t>
      </w:r>
      <w:r w:rsidRPr="00E437CA">
        <w:rPr>
          <w:rFonts w:ascii="Times New Roman" w:hAnsi="Times New Roman"/>
        </w:rPr>
        <w:t> </w:t>
      </w:r>
      <w:r w:rsidRPr="00E437CA">
        <w:t>kPa across the full range of additive concentrations.</w:t>
      </w:r>
      <w:r>
        <w:t xml:space="preserve"> </w:t>
      </w:r>
      <w:r w:rsidRPr="00E437CA">
        <w:t>These trends have important implications for turbomachinery design in recompression Brayton cycles. Mixtures with lower critical pressures, such as CO₂</w:t>
      </w:r>
      <w:r>
        <w:t>/</w:t>
      </w:r>
      <w:r w:rsidRPr="00E437CA">
        <w:t>CF₄ and CO₂</w:t>
      </w:r>
      <w:r>
        <w:t>/</w:t>
      </w:r>
      <w:r w:rsidRPr="00E437CA">
        <w:t>NF₃ at high additive contents, enable operation at reduced compressor inlet pressures, which can lead to lower specific compression work and smaller compressor pressure ratios. This reduces mechanical stress on compressor components and allows the use of more compact machinery. However, the lower operating pressures also reduce fluid density, particularly at the compressor inlet, which may impact volumetric flow rates and necessitate larger turbomachinery dimensions to handle the same mass flow.</w:t>
      </w:r>
    </w:p>
    <w:p w14:paraId="0D548743" w14:textId="21FF423D" w:rsidR="007E6945" w:rsidRDefault="00E437CA" w:rsidP="00E437CA">
      <w:pPr>
        <w:pStyle w:val="MDPI31text"/>
      </w:pPr>
      <w:r w:rsidRPr="00E437CA">
        <w:lastRenderedPageBreak/>
        <w:t>In contrast, mixtures like CO₂</w:t>
      </w:r>
      <w:r w:rsidR="008A6BDD">
        <w:t>/</w:t>
      </w:r>
      <w:r w:rsidRPr="00E437CA">
        <w:t>Kr, which retain</w:t>
      </w:r>
      <w:r w:rsidR="001E0DF5">
        <w:t>s</w:t>
      </w:r>
      <w:r w:rsidRPr="00E437CA">
        <w:t xml:space="preserve"> relatively high critical pressures, will require higher compressor inlet pressures and </w:t>
      </w:r>
      <w:r w:rsidR="008A6BDD" w:rsidRPr="00E437CA">
        <w:t>higher-pressure</w:t>
      </w:r>
      <w:r w:rsidRPr="00E437CA">
        <w:t xml:space="preserve"> ratios, leading to greater specific work requirements and more robust compressor designs. The non-monotonic behavior of CO₂</w:t>
      </w:r>
      <w:r w:rsidR="008A6BDD">
        <w:t>/</w:t>
      </w:r>
      <w:r w:rsidRPr="00E437CA">
        <w:t>CH₄ mixture demands careful consideration in component sizing and design, as the optimal cycle pressure levels may shift depending on the chosen mixture composition.</w:t>
      </w:r>
      <w:r w:rsidR="008A6BDD">
        <w:t xml:space="preserve"> </w:t>
      </w:r>
      <w:r w:rsidRPr="00E437CA">
        <w:t>Overall, the ability to tailor the cycle’s critical pressure via mixture composition offers flexibility in turbomachinery optimization, balancing the trade-offs between pressure ratio, compression work, volumetric flow handling, and component mechanical limits</w:t>
      </w:r>
      <w:r w:rsidR="008A6BDD">
        <w:t>.</w:t>
      </w:r>
    </w:p>
    <w:p w14:paraId="484B0D8D" w14:textId="14772EEF" w:rsidR="008A6BDD" w:rsidRDefault="008A6BDD" w:rsidP="006B7D03">
      <w:pPr>
        <w:pStyle w:val="MDPI31text"/>
        <w:ind w:firstLine="86"/>
      </w:pPr>
      <w:r>
        <w:rPr>
          <w:noProof/>
        </w:rPr>
        <w:drawing>
          <wp:inline distT="0" distB="0" distL="0" distR="0" wp14:anchorId="3B503295" wp14:editId="33FA996F">
            <wp:extent cx="3960000" cy="2160000"/>
            <wp:effectExtent l="0" t="0" r="2540" b="12065"/>
            <wp:docPr id="1318627850" name="Gráfico 1">
              <a:extLst xmlns:a="http://schemas.openxmlformats.org/drawingml/2006/main">
                <a:ext uri="{FF2B5EF4-FFF2-40B4-BE49-F238E27FC236}">
                  <a16:creationId xmlns:a16="http://schemas.microsoft.com/office/drawing/2014/main" id="{37C35E48-76AF-4FA4-BF5F-C991F7714B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7243C0C" w14:textId="134735E9" w:rsidR="00C601C1" w:rsidRPr="008A6BDD" w:rsidRDefault="008A6BDD" w:rsidP="008A6BDD">
      <w:pPr>
        <w:pStyle w:val="MDPI51figurecaption"/>
        <w:rPr>
          <w:bCs/>
        </w:rPr>
      </w:pPr>
      <w:r w:rsidRPr="008A6BDD">
        <w:rPr>
          <w:b/>
        </w:rPr>
        <w:t xml:space="preserve">Figure </w:t>
      </w:r>
      <w:r>
        <w:rPr>
          <w:b/>
        </w:rPr>
        <w:t>4</w:t>
      </w:r>
      <w:r w:rsidR="001B6B75">
        <w:rPr>
          <w:bCs/>
        </w:rPr>
        <w:t>.</w:t>
      </w:r>
      <w:r w:rsidRPr="008A6BDD">
        <w:rPr>
          <w:bCs/>
        </w:rPr>
        <w:t xml:space="preserve"> </w:t>
      </w:r>
      <w:r w:rsidRPr="007E6945">
        <w:rPr>
          <w:bCs/>
        </w:rPr>
        <w:t xml:space="preserve">Critical </w:t>
      </w:r>
      <w:r>
        <w:rPr>
          <w:bCs/>
        </w:rPr>
        <w:t>density</w:t>
      </w:r>
      <w:r w:rsidRPr="007E6945">
        <w:rPr>
          <w:bCs/>
        </w:rPr>
        <w:t xml:space="preserve"> vs</w:t>
      </w:r>
      <w:r>
        <w:rPr>
          <w:bCs/>
        </w:rPr>
        <w:t>.</w:t>
      </w:r>
      <w:r w:rsidRPr="007E6945">
        <w:rPr>
          <w:bCs/>
        </w:rPr>
        <w:t xml:space="preserve"> </w:t>
      </w:r>
      <w:r>
        <w:rPr>
          <w:bCs/>
        </w:rPr>
        <w:t>b</w:t>
      </w:r>
      <w:r w:rsidRPr="007E6945">
        <w:rPr>
          <w:bCs/>
        </w:rPr>
        <w:t xml:space="preserve">lend </w:t>
      </w:r>
      <w:r>
        <w:rPr>
          <w:bCs/>
        </w:rPr>
        <w:t>c</w:t>
      </w:r>
      <w:r w:rsidRPr="007E6945">
        <w:rPr>
          <w:bCs/>
        </w:rPr>
        <w:t xml:space="preserve">hemical </w:t>
      </w:r>
      <w:r>
        <w:rPr>
          <w:bCs/>
        </w:rPr>
        <w:t>c</w:t>
      </w:r>
      <w:r w:rsidRPr="007E6945">
        <w:rPr>
          <w:bCs/>
        </w:rPr>
        <w:t>omposition (% molar)</w:t>
      </w:r>
      <w:r w:rsidR="009B0F06">
        <w:rPr>
          <w:bCs/>
        </w:rPr>
        <w:t>.</w:t>
      </w:r>
    </w:p>
    <w:p w14:paraId="6D9EA78D" w14:textId="56919484" w:rsidR="001E0DF5" w:rsidRPr="001E0DF5" w:rsidRDefault="001E0DF5" w:rsidP="001E0DF5">
      <w:pPr>
        <w:pStyle w:val="MDPI31text"/>
      </w:pPr>
      <w:r w:rsidRPr="001E0DF5">
        <w:rPr>
          <w:b/>
          <w:bCs/>
        </w:rPr>
        <w:t>Figure 4</w:t>
      </w:r>
      <w:r w:rsidRPr="001E0DF5">
        <w:t xml:space="preserve"> presents the variation of the critical density of supercritical CO₂-based binary mixtures as a function of additive molar concentration. The four analyzed mixtures—CO₂</w:t>
      </w:r>
      <w:r>
        <w:t>/</w:t>
      </w:r>
      <w:r w:rsidRPr="001E0DF5">
        <w:t>CH₄, CO₂</w:t>
      </w:r>
      <w:r>
        <w:t>/</w:t>
      </w:r>
      <w:r w:rsidRPr="001E0DF5">
        <w:t>CF₄, CO₂</w:t>
      </w:r>
      <w:r>
        <w:t>/</w:t>
      </w:r>
      <w:r w:rsidRPr="001E0DF5">
        <w:t>NF₃, and CO₂</w:t>
      </w:r>
      <w:r>
        <w:t>/</w:t>
      </w:r>
      <w:r w:rsidRPr="001E0DF5">
        <w:t>Kr—exhibit markedly different trends with increasing additive content.</w:t>
      </w:r>
      <w:r>
        <w:t xml:space="preserve"> </w:t>
      </w:r>
      <w:r w:rsidRPr="001E0DF5">
        <w:t>CO₂</w:t>
      </w:r>
      <w:r>
        <w:t>/</w:t>
      </w:r>
      <w:r w:rsidRPr="001E0DF5">
        <w:t>Kr mixture demonstrate</w:t>
      </w:r>
      <w:r>
        <w:t>s</w:t>
      </w:r>
      <w:r w:rsidRPr="001E0DF5">
        <w:t xml:space="preserve"> the highest increase in critical density, reaching values above 880</w:t>
      </w:r>
      <w:r w:rsidRPr="001E0DF5">
        <w:rPr>
          <w:rFonts w:ascii="Times New Roman" w:hAnsi="Times New Roman"/>
        </w:rPr>
        <w:t> </w:t>
      </w:r>
      <w:r w:rsidRPr="001E0DF5">
        <w:t>kg/m³ at high Kr concentrations, due to Krypton's inherently high critical density. This trend is favorable for cycle components, as higher working fluid density improves compressor suction conditions, reduces volumetric flow rates, and leads to more compact turbomachinery and heat exchanger designs. This enables more efficient compression stages and smaller equipment footprint.</w:t>
      </w:r>
      <w:r>
        <w:t xml:space="preserve"> </w:t>
      </w:r>
      <w:r w:rsidRPr="001E0DF5">
        <w:t>In contrast, CO₂</w:t>
      </w:r>
      <w:r>
        <w:t>/</w:t>
      </w:r>
      <w:r w:rsidRPr="001E0DF5">
        <w:t>CH₄ mixture show</w:t>
      </w:r>
      <w:r>
        <w:t>s</w:t>
      </w:r>
      <w:r w:rsidRPr="001E0DF5">
        <w:t xml:space="preserve"> a continuous decrease in critical density with increasing CH₄ content, dropping below 200</w:t>
      </w:r>
      <w:r w:rsidRPr="001E0DF5">
        <w:rPr>
          <w:rFonts w:ascii="Times New Roman" w:hAnsi="Times New Roman"/>
        </w:rPr>
        <w:t> </w:t>
      </w:r>
      <w:r w:rsidRPr="001E0DF5">
        <w:t>kg/m³ at 90</w:t>
      </w:r>
      <w:r w:rsidRPr="001E0DF5">
        <w:rPr>
          <w:rFonts w:ascii="Times New Roman" w:hAnsi="Times New Roman"/>
        </w:rPr>
        <w:t> </w:t>
      </w:r>
      <w:r w:rsidRPr="001E0DF5">
        <w:t>mol%. This significant reduction in fluid density presents design challenges, such as larger volumetric flow rates, increased compressor dimensions, and higher flow velocities, which can increase pressure drops in pipelines and heat exchangers. These factors may counteract some of the thermodynamic efficiency gains obtained from lower critical temperatures and pressures, by introducing higher irreversibilities and larger component sizes.</w:t>
      </w:r>
    </w:p>
    <w:p w14:paraId="6F9B4C82" w14:textId="0D36DDEA" w:rsidR="008A6BDD" w:rsidRDefault="001E0DF5" w:rsidP="001E0DF5">
      <w:pPr>
        <w:pStyle w:val="MDPI31text"/>
      </w:pPr>
      <w:r w:rsidRPr="001E0DF5">
        <w:t>CO₂</w:t>
      </w:r>
      <w:r>
        <w:t>/</w:t>
      </w:r>
      <w:r w:rsidRPr="001E0DF5">
        <w:t>CF₄ and CO₂</w:t>
      </w:r>
      <w:r>
        <w:t>/</w:t>
      </w:r>
      <w:r w:rsidRPr="001E0DF5">
        <w:t>NF₃ mixtures exhibit moderate increases in critical density at low to intermediate additive contents, peaking around 50</w:t>
      </w:r>
      <w:r w:rsidRPr="001E0DF5">
        <w:rPr>
          <w:rFonts w:ascii="Times New Roman" w:hAnsi="Times New Roman"/>
        </w:rPr>
        <w:t> </w:t>
      </w:r>
      <w:r w:rsidRPr="001E0DF5">
        <w:t>mol%, followed by slight decreases at higher concentrations. This suggests that optimal density values can be achieved at moderate additive levels, balancing fluid properties favorably for both compression work reduction and compact component design.</w:t>
      </w:r>
      <w:r>
        <w:t xml:space="preserve"> </w:t>
      </w:r>
      <w:r w:rsidRPr="001E0DF5">
        <w:t>Overall, the trends in critical density have direct implications on power cycle component sizing, mechanical design, and overall system efficiency. Mixtures with higher critical densities (such as CO₂</w:t>
      </w:r>
      <w:r w:rsidR="009B0F06">
        <w:t>/</w:t>
      </w:r>
      <w:r w:rsidRPr="001E0DF5">
        <w:t>Kr and CO₂</w:t>
      </w:r>
      <w:r w:rsidR="009B0F06">
        <w:t>/</w:t>
      </w:r>
      <w:r w:rsidRPr="001E0DF5">
        <w:t>NF₃ at moderate blends) offer better volumetric efficiencies in compressors, lower pumping power, and reduced pressure drop penalties in heat exchangers, supporting more efficient and compact cycle architectures. Conversely, mixtures that result in low critical densities (notably CO₂</w:t>
      </w:r>
      <w:r w:rsidR="009B0F06">
        <w:t>/</w:t>
      </w:r>
      <w:r w:rsidRPr="001E0DF5">
        <w:t xml:space="preserve">CH₄ rich blends) require careful design considerations to mitigate the </w:t>
      </w:r>
      <w:r w:rsidRPr="001E0DF5">
        <w:lastRenderedPageBreak/>
        <w:t>adverse effects on component sizing and cycle parasitic losses, despite their potential for enhanced thermodynamic cycle performance at very low ambient temperatures</w:t>
      </w:r>
      <w:r w:rsidR="009B0F06">
        <w:t>.</w:t>
      </w:r>
    </w:p>
    <w:p w14:paraId="0CB3BBE1" w14:textId="2197C19F" w:rsidR="009B0F06" w:rsidRDefault="009B0F06" w:rsidP="006B7D03">
      <w:pPr>
        <w:pStyle w:val="MDPI31text"/>
        <w:ind w:firstLine="86"/>
      </w:pPr>
      <w:r>
        <w:rPr>
          <w:noProof/>
        </w:rPr>
        <w:drawing>
          <wp:inline distT="0" distB="0" distL="0" distR="0" wp14:anchorId="55EBAF40" wp14:editId="19DBF41B">
            <wp:extent cx="3960000" cy="2160000"/>
            <wp:effectExtent l="0" t="0" r="2540" b="12065"/>
            <wp:docPr id="571650430" name="Gráfico 1">
              <a:extLst xmlns:a="http://schemas.openxmlformats.org/drawingml/2006/main">
                <a:ext uri="{FF2B5EF4-FFF2-40B4-BE49-F238E27FC236}">
                  <a16:creationId xmlns:a16="http://schemas.microsoft.com/office/drawing/2014/main" id="{637DC313-428F-4651-9E43-33913757EA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7FCB009" w14:textId="3D0231EF" w:rsidR="008A6BDD" w:rsidRPr="009B0F06" w:rsidRDefault="009B0F06" w:rsidP="009B0F06">
      <w:pPr>
        <w:pStyle w:val="MDPI51figurecaption"/>
        <w:rPr>
          <w:bCs/>
        </w:rPr>
      </w:pPr>
      <w:r w:rsidRPr="008A6BDD">
        <w:rPr>
          <w:b/>
        </w:rPr>
        <w:t xml:space="preserve">Figure </w:t>
      </w:r>
      <w:r>
        <w:rPr>
          <w:b/>
        </w:rPr>
        <w:t>5</w:t>
      </w:r>
      <w:r w:rsidR="001B6B75">
        <w:rPr>
          <w:b/>
        </w:rPr>
        <w:t>.</w:t>
      </w:r>
      <w:r w:rsidRPr="009B0F06">
        <w:rPr>
          <w:b/>
        </w:rPr>
        <w:t xml:space="preserve"> </w:t>
      </w:r>
      <w:r w:rsidRPr="009B0F06">
        <w:rPr>
          <w:bCs/>
        </w:rPr>
        <w:t xml:space="preserve">Critical </w:t>
      </w:r>
      <w:r>
        <w:rPr>
          <w:bCs/>
        </w:rPr>
        <w:t>entrop</w:t>
      </w:r>
      <w:r w:rsidRPr="009B0F06">
        <w:rPr>
          <w:bCs/>
        </w:rPr>
        <w:t>y vs. blend chemical composition (% molar)</w:t>
      </w:r>
      <w:r>
        <w:rPr>
          <w:bCs/>
        </w:rPr>
        <w:t>.</w:t>
      </w:r>
    </w:p>
    <w:p w14:paraId="1E470155" w14:textId="019DE2F9" w:rsidR="009B0F06" w:rsidRPr="009B0F06" w:rsidRDefault="009B0F06" w:rsidP="009B0F06">
      <w:pPr>
        <w:pStyle w:val="MDPI31text"/>
      </w:pPr>
      <w:r w:rsidRPr="009B0F06">
        <w:rPr>
          <w:b/>
          <w:bCs/>
        </w:rPr>
        <w:t xml:space="preserve">Figure 5 </w:t>
      </w:r>
      <w:r w:rsidRPr="009B0F06">
        <w:t>illustrates the variation of the critical entropy of supercritical CO₂-based binary mixtures as a function of additive molar concentration for CO₂</w:t>
      </w:r>
      <w:r>
        <w:t>/</w:t>
      </w:r>
      <w:r w:rsidRPr="009B0F06">
        <w:t>CH₄, CO₂</w:t>
      </w:r>
      <w:r>
        <w:t>/</w:t>
      </w:r>
      <w:r w:rsidRPr="009B0F06">
        <w:t>CF₄, CO₂</w:t>
      </w:r>
      <w:r>
        <w:t>/</w:t>
      </w:r>
      <w:r w:rsidRPr="009B0F06">
        <w:t>NF₃, and CO₂</w:t>
      </w:r>
      <w:r>
        <w:t>/</w:t>
      </w:r>
      <w:r w:rsidRPr="009B0F06">
        <w:t>Kr systems.</w:t>
      </w:r>
      <w:r>
        <w:t xml:space="preserve"> </w:t>
      </w:r>
      <w:r w:rsidRPr="009B0F06">
        <w:t>The results reveal two distinct trends. CO₂</w:t>
      </w:r>
      <w:r>
        <w:t>/</w:t>
      </w:r>
      <w:r w:rsidRPr="009B0F06">
        <w:t>CH₄ mixture exhibit</w:t>
      </w:r>
      <w:r>
        <w:t>s</w:t>
      </w:r>
      <w:r w:rsidRPr="009B0F06">
        <w:t xml:space="preserve"> a monotonic increase in critical entropy, reaching values above 2.4</w:t>
      </w:r>
      <w:r w:rsidRPr="009B0F06">
        <w:rPr>
          <w:rFonts w:ascii="Times New Roman" w:hAnsi="Times New Roman"/>
        </w:rPr>
        <w:t> </w:t>
      </w:r>
      <w:r w:rsidRPr="009B0F06">
        <w:t>kJ/kg·K at high CH₄ concentrations. This trend indicates a broadening of the two-phase envelope and reflects increased molecular disorder near the critical point, characteristic of light, highly volatile additives such as methane. In contrast, CO₂</w:t>
      </w:r>
      <w:r>
        <w:t>/</w:t>
      </w:r>
      <w:r w:rsidRPr="009B0F06">
        <w:t>Kr, CO₂</w:t>
      </w:r>
      <w:r>
        <w:t>/</w:t>
      </w:r>
      <w:r w:rsidRPr="009B0F06">
        <w:t>NF₃, and CO₂</w:t>
      </w:r>
      <w:r>
        <w:t>/</w:t>
      </w:r>
      <w:r w:rsidRPr="009B0F06">
        <w:t>CF₄ mixtures show a progressive decrease in critical entropy with rising additive content, with CO₂</w:t>
      </w:r>
      <w:r>
        <w:t>/</w:t>
      </w:r>
      <w:r w:rsidRPr="009B0F06">
        <w:t>Kr mixtures exhibiting the lowest critical entropy values across all concentrations.</w:t>
      </w:r>
    </w:p>
    <w:p w14:paraId="51AE8B0A" w14:textId="12E33520" w:rsidR="009B0F06" w:rsidRPr="009B0F06" w:rsidRDefault="009B0F06" w:rsidP="009B0F06">
      <w:pPr>
        <w:pStyle w:val="MDPI31text"/>
      </w:pPr>
      <w:r w:rsidRPr="009B0F06">
        <w:t>From a thermodynamic perspective, critical entropy is an indicator of fluid expansivity and compressibility near the critical point. Mixtures with higher critical entropy, such as CO₂</w:t>
      </w:r>
      <w:r>
        <w:t>/</w:t>
      </w:r>
      <w:r w:rsidRPr="009B0F06">
        <w:t>CH₄, tend to have higher specific volume changes during expansion, potentially increasing turbine enthalpy drops and enabling greater work output. However, this also implies larger volumetric flow rates, which can challenge turbine design and reduce mechanical efficiency if not properly addressed.</w:t>
      </w:r>
      <w:r>
        <w:t xml:space="preserve"> </w:t>
      </w:r>
      <w:r w:rsidRPr="009B0F06">
        <w:t>On the other hand, mixtures with lower critical entropy, such as CO₂</w:t>
      </w:r>
      <w:r>
        <w:t>/</w:t>
      </w:r>
      <w:r w:rsidRPr="009B0F06">
        <w:t>Kr and CO₂</w:t>
      </w:r>
      <w:r>
        <w:t>/</w:t>
      </w:r>
      <w:r w:rsidRPr="009B0F06">
        <w:t xml:space="preserve">NF₃, display more compact thermodynamic behavior. These fluids tend to have lower expansion ratios and reduced entropy generation, favoring narrower turbine blade designs and potentially lower irreversibilities in expansion stages. Lower entropy values also correlate with steeper </w:t>
      </w:r>
      <w:r w:rsidR="00B322DA" w:rsidRPr="009B0F06">
        <w:t>isentropic</w:t>
      </w:r>
      <w:r w:rsidRPr="009B0F06">
        <w:t>, which can enhance control and stability in cycle operation under varying load or ambient conditions.</w:t>
      </w:r>
    </w:p>
    <w:p w14:paraId="1FBAEFFD" w14:textId="4734E919" w:rsidR="008A6BDD" w:rsidRDefault="009B0F06" w:rsidP="009B0F06">
      <w:pPr>
        <w:pStyle w:val="MDPI31text"/>
      </w:pPr>
      <w:r w:rsidRPr="009B0F06">
        <w:t>Overall, the variation in critical entropy offers insight into how each fluid mixture affects expansion dynamics, entropy generation, and exergy performance. The appropriate selection of a working fluid blend must therefore consider not only efficiency gains due to lower critical temperatures, but also the entropy-related impacts on turbine design, recuperator performance, and cycle control complexity.</w:t>
      </w:r>
    </w:p>
    <w:p w14:paraId="24697A55" w14:textId="51E233F8" w:rsidR="009B0F06" w:rsidRDefault="009B0F06" w:rsidP="009B0F06">
      <w:pPr>
        <w:pStyle w:val="MDPI22heading2"/>
        <w:spacing w:before="240"/>
      </w:pPr>
      <w:r>
        <w:t xml:space="preserve">2.6 </w:t>
      </w:r>
      <w:r w:rsidRPr="009B0F06">
        <w:t>Thermodynamic Modeling Validation</w:t>
      </w:r>
    </w:p>
    <w:p w14:paraId="6168BEA3" w14:textId="0225034D" w:rsidR="009B0F06" w:rsidRDefault="009B0F06" w:rsidP="009B0F06">
      <w:pPr>
        <w:pStyle w:val="MDPI31text"/>
      </w:pPr>
      <w:r w:rsidRPr="009B0F06">
        <w:t>A recompression s</w:t>
      </w:r>
      <w:r>
        <w:t>-</w:t>
      </w:r>
      <w:r w:rsidRPr="009B0F06">
        <w:t>CO₂ Brayton cycle was thermodynamically modeled to assess performance under cold ambient conditions [</w:t>
      </w:r>
      <w:r w:rsidR="0082187F">
        <w:fldChar w:fldCharType="begin"/>
      </w:r>
      <w:r w:rsidR="0082187F">
        <w:instrText xml:space="preserve"> REF _Ref198560872 \r \h </w:instrText>
      </w:r>
      <w:r w:rsidR="0082187F">
        <w:fldChar w:fldCharType="separate"/>
      </w:r>
      <w:r w:rsidR="00C0577D">
        <w:t>35</w:t>
      </w:r>
      <w:r w:rsidR="0082187F">
        <w:fldChar w:fldCharType="end"/>
      </w:r>
      <w:r w:rsidRPr="009B0F06">
        <w:t xml:space="preserve">, </w:t>
      </w:r>
      <w:r w:rsidR="0082187F">
        <w:fldChar w:fldCharType="begin"/>
      </w:r>
      <w:r w:rsidR="0082187F">
        <w:instrText xml:space="preserve"> REF _Ref198560877 \r \h </w:instrText>
      </w:r>
      <w:r w:rsidR="0082187F">
        <w:fldChar w:fldCharType="separate"/>
      </w:r>
      <w:r w:rsidR="00C0577D">
        <w:t>36</w:t>
      </w:r>
      <w:r w:rsidR="0082187F">
        <w:fldChar w:fldCharType="end"/>
      </w:r>
      <w:r w:rsidRPr="009B0F06">
        <w:t>]</w:t>
      </w:r>
      <w:r w:rsidR="00D87378">
        <w:t xml:space="preserve">, the interface of the SCSP software is presented in </w:t>
      </w:r>
      <w:r w:rsidR="00D87378" w:rsidRPr="00D87378">
        <w:rPr>
          <w:b/>
          <w:bCs/>
        </w:rPr>
        <w:t xml:space="preserve">Figure </w:t>
      </w:r>
      <w:r w:rsidR="006B528F">
        <w:rPr>
          <w:b/>
          <w:bCs/>
        </w:rPr>
        <w:t>6</w:t>
      </w:r>
      <w:r w:rsidRPr="009B0F06">
        <w:t>. The cycle includes a main compressor, a recompressor, a single turbine, two recuperative heat exchangers (a low-temperature recuperator, LTR, and a high</w:t>
      </w:r>
      <w:r>
        <w:t xml:space="preserve"> </w:t>
      </w:r>
      <w:r w:rsidRPr="009B0F06">
        <w:t>temperature recuperator, HTR), and a precooler (gas cooler) in a closed-loop configuration. High</w:t>
      </w:r>
      <w:r>
        <w:t xml:space="preserve"> </w:t>
      </w:r>
      <w:r w:rsidRPr="009B0F06">
        <w:t>side and low-side pressures were fixed based on design values, and the flow split to the recompressor was optimized to maximize net cycle efficiency. In the steady-</w:t>
      </w:r>
      <w:r w:rsidRPr="009B0F06">
        <w:lastRenderedPageBreak/>
        <w:t>state model, pressures, temperatures, and mass flow rates at all key state points (compressor inlets/outlets, turbine inlet/outlet, recuperator interfaces, etc.) are solved by applying energy balances and isentropic relations to each component.</w:t>
      </w:r>
      <w:r>
        <w:t xml:space="preserve"> </w:t>
      </w:r>
      <w:r w:rsidRPr="009B0F06">
        <w:t xml:space="preserve">To obtain accurate thermophysical properties at all states, </w:t>
      </w:r>
      <w:r w:rsidRPr="009426A5">
        <w:t>NIST REFPROP v10 (Reference Fluid Properties database) was integrated with the model [</w:t>
      </w:r>
      <w:r w:rsidR="0082187F" w:rsidRPr="009426A5">
        <w:fldChar w:fldCharType="begin"/>
      </w:r>
      <w:r w:rsidR="0082187F" w:rsidRPr="009426A5">
        <w:instrText xml:space="preserve"> REF _Ref198560937 \r \h </w:instrText>
      </w:r>
      <w:r w:rsidR="003106C4" w:rsidRPr="009426A5">
        <w:instrText xml:space="preserve"> \* MERGEFORMAT </w:instrText>
      </w:r>
      <w:r w:rsidR="0082187F" w:rsidRPr="009426A5">
        <w:fldChar w:fldCharType="separate"/>
      </w:r>
      <w:r w:rsidR="00C0577D" w:rsidRPr="009426A5">
        <w:t>43</w:t>
      </w:r>
      <w:r w:rsidR="0082187F" w:rsidRPr="009426A5">
        <w:fldChar w:fldCharType="end"/>
      </w:r>
      <w:r w:rsidRPr="009426A5">
        <w:t>]. REFPROP v10 provides high-accuracy equations of state for pure CO₂ and mixtures, yielding reliable values of density, enthalpy, entropy, specific heats, and other properties over the relevant range of pressures and temperatures. By using REFPROP’s real-fluid property evaluations, the modeling captures real-gas effects especially in the near-critical region and for non-ideal gas mixtures. This ensures that phenomena such as property variation at low temperatures and high pressures, which are critical for s-CO₂ cycles near the critical point, are represented with high fidelity. The use of REFPROP is particularly important for simulating CO₂-based working fluid blends, as mixture-dependent properties (e.g. pseudocritical temperature, mixture heat capacities) are calculated with proven mixture models, improving the realism of the cycle simulations.</w:t>
      </w:r>
    </w:p>
    <w:p w14:paraId="2FA5DA0E" w14:textId="77777777" w:rsidR="006B528F" w:rsidRDefault="006B528F" w:rsidP="006B528F">
      <w:pPr>
        <w:pStyle w:val="MDPI31text"/>
        <w:ind w:firstLine="86"/>
      </w:pPr>
      <w:r w:rsidRPr="009513E0">
        <w:rPr>
          <w:noProof/>
          <w:sz w:val="24"/>
          <w:szCs w:val="24"/>
        </w:rPr>
        <w:drawing>
          <wp:inline distT="0" distB="0" distL="0" distR="0" wp14:anchorId="25AF2C8F" wp14:editId="4C4D3F5E">
            <wp:extent cx="4904509" cy="3098569"/>
            <wp:effectExtent l="0" t="0" r="0" b="6985"/>
            <wp:docPr id="2" name="Imagen 1">
              <a:extLst xmlns:a="http://schemas.openxmlformats.org/drawingml/2006/main">
                <a:ext uri="{FF2B5EF4-FFF2-40B4-BE49-F238E27FC236}">
                  <a16:creationId xmlns:a16="http://schemas.microsoft.com/office/drawing/2014/main" id="{64E86AFE-1CD8-F8A1-4A16-6401D076A5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64E86AFE-1CD8-F8A1-4A16-6401D076A504}"/>
                        </a:ext>
                      </a:extLst>
                    </pic:cNvPr>
                    <pic:cNvPicPr>
                      <a:picLocks noChangeAspect="1"/>
                    </pic:cNvPicPr>
                  </pic:nvPicPr>
                  <pic:blipFill>
                    <a:blip r:embed="rId14"/>
                    <a:stretch>
                      <a:fillRect/>
                    </a:stretch>
                  </pic:blipFill>
                  <pic:spPr>
                    <a:xfrm>
                      <a:off x="0" y="0"/>
                      <a:ext cx="4910061" cy="3102076"/>
                    </a:xfrm>
                    <a:prstGeom prst="rect">
                      <a:avLst/>
                    </a:prstGeom>
                  </pic:spPr>
                </pic:pic>
              </a:graphicData>
            </a:graphic>
          </wp:inline>
        </w:drawing>
      </w:r>
    </w:p>
    <w:p w14:paraId="08AB10C6" w14:textId="5BF82A1D" w:rsidR="006B528F" w:rsidRDefault="006B528F" w:rsidP="006B528F">
      <w:pPr>
        <w:pStyle w:val="MDPI51figurecaption"/>
        <w:rPr>
          <w:bCs/>
        </w:rPr>
      </w:pPr>
      <w:r w:rsidRPr="00AD287F">
        <w:rPr>
          <w:b/>
        </w:rPr>
        <w:t>Figure</w:t>
      </w:r>
      <w:r>
        <w:rPr>
          <w:b/>
        </w:rPr>
        <w:t xml:space="preserve"> 6</w:t>
      </w:r>
      <w:r>
        <w:rPr>
          <w:bCs/>
        </w:rPr>
        <w:t>.</w:t>
      </w:r>
      <w:r w:rsidRPr="00AD287F">
        <w:rPr>
          <w:bCs/>
        </w:rPr>
        <w:t xml:space="preserve"> SCSP software [</w:t>
      </w:r>
      <w:r>
        <w:rPr>
          <w:bCs/>
        </w:rPr>
        <w:fldChar w:fldCharType="begin"/>
      </w:r>
      <w:r>
        <w:rPr>
          <w:bCs/>
        </w:rPr>
        <w:instrText xml:space="preserve"> REF _Ref198560877 \r \h </w:instrText>
      </w:r>
      <w:r>
        <w:rPr>
          <w:bCs/>
        </w:rPr>
      </w:r>
      <w:r>
        <w:rPr>
          <w:bCs/>
        </w:rPr>
        <w:fldChar w:fldCharType="separate"/>
      </w:r>
      <w:r>
        <w:rPr>
          <w:bCs/>
        </w:rPr>
        <w:t>36</w:t>
      </w:r>
      <w:r>
        <w:rPr>
          <w:bCs/>
        </w:rPr>
        <w:fldChar w:fldCharType="end"/>
      </w:r>
      <w:r w:rsidRPr="00AD287F">
        <w:rPr>
          <w:bCs/>
        </w:rPr>
        <w:t>]</w:t>
      </w:r>
      <w:r>
        <w:rPr>
          <w:bCs/>
        </w:rPr>
        <w:t>.</w:t>
      </w:r>
      <w:r w:rsidRPr="00AD287F">
        <w:rPr>
          <w:bCs/>
        </w:rPr>
        <w:t xml:space="preserve"> Thermodynamic modelling Verification and Validation base on experimental data provided in 10 MWe STEP pilot plant (</w:t>
      </w:r>
      <w:bookmarkStart w:id="85" w:name="_Hlk198568361"/>
      <w:r w:rsidRPr="00AD287F">
        <w:rPr>
          <w:bCs/>
        </w:rPr>
        <w:t>Sandia Test Facility</w:t>
      </w:r>
      <w:bookmarkEnd w:id="85"/>
      <w:r w:rsidRPr="00AD287F">
        <w:rPr>
          <w:bCs/>
        </w:rPr>
        <w:t>) [</w:t>
      </w:r>
      <w:r>
        <w:rPr>
          <w:bCs/>
        </w:rPr>
        <w:fldChar w:fldCharType="begin"/>
      </w:r>
      <w:r>
        <w:rPr>
          <w:bCs/>
        </w:rPr>
        <w:instrText xml:space="preserve"> REF _Ref198560945 \r \h </w:instrText>
      </w:r>
      <w:r>
        <w:rPr>
          <w:bCs/>
        </w:rPr>
      </w:r>
      <w:r>
        <w:rPr>
          <w:bCs/>
        </w:rPr>
        <w:fldChar w:fldCharType="separate"/>
      </w:r>
      <w:r>
        <w:rPr>
          <w:bCs/>
        </w:rPr>
        <w:t>44</w:t>
      </w:r>
      <w:r>
        <w:rPr>
          <w:bCs/>
        </w:rPr>
        <w:fldChar w:fldCharType="end"/>
      </w:r>
      <w:r w:rsidRPr="00AD287F">
        <w:rPr>
          <w:bCs/>
        </w:rPr>
        <w:t>]</w:t>
      </w:r>
      <w:r>
        <w:rPr>
          <w:bCs/>
        </w:rPr>
        <w:t>.</w:t>
      </w:r>
    </w:p>
    <w:p w14:paraId="256203F9" w14:textId="613D96CD" w:rsidR="008A6BDD" w:rsidRDefault="006B528F" w:rsidP="009B0F06">
      <w:pPr>
        <w:pStyle w:val="MDPI31text"/>
      </w:pPr>
      <w:r w:rsidRPr="006B528F">
        <w:t xml:space="preserve">The validation of the model was undertaken in comparison with experimental data from the 10 MWe STEP pilot plant (Sandia Test Facility, </w:t>
      </w:r>
      <w:r w:rsidRPr="006B528F">
        <w:rPr>
          <w:b/>
          <w:bCs/>
        </w:rPr>
        <w:t>Figure 7</w:t>
      </w:r>
      <w:r w:rsidRPr="006B528F">
        <w:t>), which was commissioned in 2024</w:t>
      </w:r>
      <w:r w:rsidR="009B0F06" w:rsidRPr="009426A5">
        <w:t xml:space="preserve"> [</w:t>
      </w:r>
      <w:r w:rsidR="0082187F" w:rsidRPr="009426A5">
        <w:fldChar w:fldCharType="begin"/>
      </w:r>
      <w:r w:rsidR="0082187F" w:rsidRPr="009426A5">
        <w:instrText xml:space="preserve"> REF _Ref198560945 \r \h </w:instrText>
      </w:r>
      <w:r w:rsidR="009426A5">
        <w:instrText xml:space="preserve"> \* MERGEFORMAT </w:instrText>
      </w:r>
      <w:r w:rsidR="0082187F" w:rsidRPr="009426A5">
        <w:fldChar w:fldCharType="separate"/>
      </w:r>
      <w:r w:rsidR="00C0577D" w:rsidRPr="009426A5">
        <w:t>44</w:t>
      </w:r>
      <w:r w:rsidR="0082187F" w:rsidRPr="009426A5">
        <w:fldChar w:fldCharType="end"/>
      </w:r>
      <w:r w:rsidR="009B0F06" w:rsidRPr="009426A5">
        <w:t>]. This indirect-fired s-CO₂ Brayton facility – the largest of its kind – provided measured temper</w:t>
      </w:r>
      <w:r w:rsidR="009B0F06" w:rsidRPr="009B0F06">
        <w:t>atures at key state points for a recompression cycle configuration. The predicted cycle temperatures from the SCSP model showed excellent agreement with the STEP pilot data, typically within ±1.2</w:t>
      </w:r>
      <w:r w:rsidR="00D87378">
        <w:t> </w:t>
      </w:r>
      <w:r w:rsidR="009B0F06" w:rsidRPr="009B0F06">
        <w:t>K of measured values. Such close correspondence between simulation and experiment builds confidence that the thermodynamic equations and property methodologies (REFPROP-based real-gas modeling) accurately capture the behavior of the s</w:t>
      </w:r>
      <w:r w:rsidR="009B0F06">
        <w:t>-</w:t>
      </w:r>
      <w:r w:rsidR="009B0F06" w:rsidRPr="009B0F06">
        <w:t>CO₂ cycle. The validated model is therefore a reliable tool for evaluating performance improvements (and potential operational issues) when modifying the working fluid or operating conditions for enhanced cold-condition efficiency</w:t>
      </w:r>
      <w:r w:rsidR="009B0F06">
        <w:t>.</w:t>
      </w:r>
    </w:p>
    <w:p w14:paraId="029908A2" w14:textId="7D301BD9" w:rsidR="00E25855" w:rsidRDefault="006F2436" w:rsidP="006F2436">
      <w:pPr>
        <w:pStyle w:val="MDPI31text"/>
        <w:ind w:firstLine="86"/>
      </w:pPr>
      <w:r w:rsidRPr="006B05DA">
        <w:rPr>
          <w:rFonts w:asciiTheme="majorHAnsi" w:hAnsiTheme="majorHAnsi" w:cs="Calibri"/>
          <w:b/>
          <w:bCs/>
          <w:noProof/>
          <w:sz w:val="24"/>
          <w:szCs w:val="24"/>
          <w:lang w:eastAsia="es-ES"/>
        </w:rPr>
        <w:lastRenderedPageBreak/>
        <w:drawing>
          <wp:inline distT="0" distB="0" distL="0" distR="0" wp14:anchorId="39A94C2B" wp14:editId="682BF8E2">
            <wp:extent cx="4932000" cy="2577352"/>
            <wp:effectExtent l="0" t="0" r="2540" b="0"/>
            <wp:docPr id="10729050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05019" name=""/>
                    <pic:cNvPicPr/>
                  </pic:nvPicPr>
                  <pic:blipFill>
                    <a:blip r:embed="rId15"/>
                    <a:stretch>
                      <a:fillRect/>
                    </a:stretch>
                  </pic:blipFill>
                  <pic:spPr>
                    <a:xfrm>
                      <a:off x="0" y="0"/>
                      <a:ext cx="4932000" cy="2577352"/>
                    </a:xfrm>
                    <a:prstGeom prst="rect">
                      <a:avLst/>
                    </a:prstGeom>
                  </pic:spPr>
                </pic:pic>
              </a:graphicData>
            </a:graphic>
          </wp:inline>
        </w:drawing>
      </w:r>
    </w:p>
    <w:p w14:paraId="6E0CDF7D" w14:textId="76F8D2AB" w:rsidR="009B0F06" w:rsidRPr="00AD287F" w:rsidRDefault="00AD287F" w:rsidP="00AD287F">
      <w:pPr>
        <w:pStyle w:val="MDPI51figurecaption"/>
        <w:rPr>
          <w:bCs/>
        </w:rPr>
      </w:pPr>
      <w:r w:rsidRPr="00AD287F">
        <w:rPr>
          <w:b/>
        </w:rPr>
        <w:t xml:space="preserve">Figure </w:t>
      </w:r>
      <w:r w:rsidR="006B528F">
        <w:rPr>
          <w:b/>
        </w:rPr>
        <w:t>7</w:t>
      </w:r>
      <w:r w:rsidR="001B6B75">
        <w:rPr>
          <w:b/>
        </w:rPr>
        <w:t>.</w:t>
      </w:r>
      <w:r w:rsidRPr="00AD287F">
        <w:rPr>
          <w:b/>
        </w:rPr>
        <w:t xml:space="preserve"> </w:t>
      </w:r>
      <w:r w:rsidRPr="00AD287F">
        <w:rPr>
          <w:bCs/>
        </w:rPr>
        <w:t>Experimental data from the 10 MWe STEP pilot plant (Sandia Test Facility) commissioned in 2024 [</w:t>
      </w:r>
      <w:r w:rsidR="0082187F">
        <w:rPr>
          <w:bCs/>
        </w:rPr>
        <w:fldChar w:fldCharType="begin"/>
      </w:r>
      <w:r w:rsidR="0082187F">
        <w:rPr>
          <w:bCs/>
        </w:rPr>
        <w:instrText xml:space="preserve"> REF _Ref198560945 \r \h </w:instrText>
      </w:r>
      <w:r w:rsidR="0082187F">
        <w:rPr>
          <w:bCs/>
        </w:rPr>
      </w:r>
      <w:r w:rsidR="0082187F">
        <w:rPr>
          <w:bCs/>
        </w:rPr>
        <w:fldChar w:fldCharType="separate"/>
      </w:r>
      <w:r w:rsidR="00C0577D">
        <w:rPr>
          <w:bCs/>
        </w:rPr>
        <w:t>44</w:t>
      </w:r>
      <w:r w:rsidR="0082187F">
        <w:rPr>
          <w:bCs/>
        </w:rPr>
        <w:fldChar w:fldCharType="end"/>
      </w:r>
      <w:r w:rsidRPr="00AD287F">
        <w:rPr>
          <w:bCs/>
        </w:rPr>
        <w:t>]</w:t>
      </w:r>
      <w:r>
        <w:rPr>
          <w:bCs/>
        </w:rPr>
        <w:t>.</w:t>
      </w:r>
    </w:p>
    <w:p w14:paraId="1C23ABA0" w14:textId="6062A525" w:rsidR="0010001E" w:rsidRPr="0010001E" w:rsidRDefault="0010001E" w:rsidP="0010001E">
      <w:pPr>
        <w:pStyle w:val="MDPI31text"/>
      </w:pPr>
      <w:r w:rsidRPr="0010001E">
        <w:t>As illustrated in Table 2, a comparison is presented between the results of the study conducted using SCSP software and the work of the Sandia Test Facility, which is used as a reference</w:t>
      </w:r>
      <w:r>
        <w:t xml:space="preserve"> </w:t>
      </w:r>
      <w:r w:rsidRPr="00AD287F">
        <w:rPr>
          <w:bCs/>
        </w:rPr>
        <w:t>[</w:t>
      </w:r>
      <w:r>
        <w:rPr>
          <w:bCs/>
        </w:rPr>
        <w:fldChar w:fldCharType="begin"/>
      </w:r>
      <w:r>
        <w:rPr>
          <w:bCs/>
        </w:rPr>
        <w:instrText xml:space="preserve"> REF _Ref198560945 \r \h </w:instrText>
      </w:r>
      <w:r>
        <w:rPr>
          <w:bCs/>
        </w:rPr>
      </w:r>
      <w:r>
        <w:rPr>
          <w:bCs/>
        </w:rPr>
        <w:fldChar w:fldCharType="separate"/>
      </w:r>
      <w:r>
        <w:rPr>
          <w:bCs/>
        </w:rPr>
        <w:t>44</w:t>
      </w:r>
      <w:r>
        <w:rPr>
          <w:bCs/>
        </w:rPr>
        <w:fldChar w:fldCharType="end"/>
      </w:r>
      <w:r w:rsidRPr="00AD287F">
        <w:rPr>
          <w:bCs/>
        </w:rPr>
        <w:t>]</w:t>
      </w:r>
      <w:r>
        <w:t xml:space="preserve">. </w:t>
      </w:r>
      <w:r w:rsidRPr="0010001E">
        <w:t>The purpose of this analysis is to highlight the relative error that may exist between the two works.</w:t>
      </w:r>
    </w:p>
    <w:p w14:paraId="02084E9C" w14:textId="23F071E4" w:rsidR="004B0170" w:rsidRDefault="004B0170" w:rsidP="004B0170">
      <w:pPr>
        <w:pStyle w:val="MDPI41tablecaption"/>
      </w:pPr>
      <w:r>
        <w:rPr>
          <w:b/>
        </w:rPr>
        <w:t>Table 2</w:t>
      </w:r>
      <w:r w:rsidRPr="00325902">
        <w:rPr>
          <w:b/>
        </w:rPr>
        <w:t>.</w:t>
      </w:r>
      <w:r w:rsidRPr="00325902">
        <w:t xml:space="preserve"> </w:t>
      </w:r>
      <w:r w:rsidRPr="00814500">
        <w:t>Benchmarking and validation of the SCSP software</w:t>
      </w:r>
      <w:r w:rsidRPr="00325902">
        <w:t>.</w:t>
      </w:r>
    </w:p>
    <w:tbl>
      <w:tblPr>
        <w:tblW w:w="778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495"/>
        <w:gridCol w:w="1843"/>
        <w:gridCol w:w="1896"/>
        <w:gridCol w:w="1553"/>
      </w:tblGrid>
      <w:tr w:rsidR="004B0170" w:rsidRPr="00D4314B" w14:paraId="51DF10CB" w14:textId="77777777" w:rsidTr="00B85517">
        <w:trPr>
          <w:trHeight w:val="332"/>
        </w:trPr>
        <w:tc>
          <w:tcPr>
            <w:tcW w:w="2495" w:type="dxa"/>
            <w:tcBorders>
              <w:bottom w:val="single" w:sz="4" w:space="0" w:color="auto"/>
            </w:tcBorders>
            <w:shd w:val="clear" w:color="auto" w:fill="auto"/>
          </w:tcPr>
          <w:p w14:paraId="13BC5D7D" w14:textId="77777777" w:rsidR="004B0170" w:rsidRPr="0030589E" w:rsidRDefault="004B0170" w:rsidP="00B85517">
            <w:pPr>
              <w:pStyle w:val="MDPI42tablebody"/>
              <w:spacing w:line="240" w:lineRule="auto"/>
              <w:rPr>
                <w:b/>
                <w:bCs/>
                <w:snapToGrid/>
                <w:sz w:val="18"/>
                <w:szCs w:val="18"/>
              </w:rPr>
            </w:pPr>
            <w:r>
              <w:rPr>
                <w:b/>
                <w:bCs/>
                <w:sz w:val="18"/>
                <w:szCs w:val="18"/>
              </w:rPr>
              <w:t>Parameter</w:t>
            </w:r>
          </w:p>
        </w:tc>
        <w:tc>
          <w:tcPr>
            <w:tcW w:w="1843" w:type="dxa"/>
            <w:tcBorders>
              <w:bottom w:val="single" w:sz="4" w:space="0" w:color="auto"/>
            </w:tcBorders>
            <w:shd w:val="clear" w:color="auto" w:fill="auto"/>
          </w:tcPr>
          <w:p w14:paraId="3C5B3B56" w14:textId="494C510F" w:rsidR="004B0170" w:rsidRPr="0030589E" w:rsidRDefault="004B0170" w:rsidP="00B85517">
            <w:pPr>
              <w:pStyle w:val="MDPI42tablebody"/>
              <w:spacing w:line="240" w:lineRule="auto"/>
              <w:rPr>
                <w:b/>
                <w:bCs/>
                <w:snapToGrid/>
                <w:sz w:val="18"/>
                <w:szCs w:val="18"/>
              </w:rPr>
            </w:pPr>
            <w:r>
              <w:rPr>
                <w:b/>
                <w:bCs/>
                <w:sz w:val="18"/>
                <w:szCs w:val="18"/>
              </w:rPr>
              <w:t>Reference value [</w:t>
            </w:r>
            <w:r w:rsidR="0082187F">
              <w:rPr>
                <w:b/>
                <w:bCs/>
                <w:sz w:val="18"/>
                <w:szCs w:val="18"/>
              </w:rPr>
              <w:fldChar w:fldCharType="begin"/>
            </w:r>
            <w:r w:rsidR="0082187F">
              <w:rPr>
                <w:b/>
                <w:bCs/>
                <w:sz w:val="18"/>
                <w:szCs w:val="18"/>
              </w:rPr>
              <w:instrText xml:space="preserve"> REF _Ref198560945 \r \h </w:instrText>
            </w:r>
            <w:r w:rsidR="0082187F">
              <w:rPr>
                <w:b/>
                <w:bCs/>
                <w:sz w:val="18"/>
                <w:szCs w:val="18"/>
              </w:rPr>
            </w:r>
            <w:r w:rsidR="0082187F">
              <w:rPr>
                <w:b/>
                <w:bCs/>
                <w:sz w:val="18"/>
                <w:szCs w:val="18"/>
              </w:rPr>
              <w:fldChar w:fldCharType="separate"/>
            </w:r>
            <w:r w:rsidR="00C0577D">
              <w:rPr>
                <w:b/>
                <w:bCs/>
                <w:sz w:val="18"/>
                <w:szCs w:val="18"/>
              </w:rPr>
              <w:t>44</w:t>
            </w:r>
            <w:r w:rsidR="0082187F">
              <w:rPr>
                <w:b/>
                <w:bCs/>
                <w:sz w:val="18"/>
                <w:szCs w:val="18"/>
              </w:rPr>
              <w:fldChar w:fldCharType="end"/>
            </w:r>
            <w:r>
              <w:rPr>
                <w:b/>
                <w:bCs/>
                <w:sz w:val="18"/>
                <w:szCs w:val="18"/>
              </w:rPr>
              <w:t>]</w:t>
            </w:r>
          </w:p>
        </w:tc>
        <w:tc>
          <w:tcPr>
            <w:tcW w:w="1896" w:type="dxa"/>
            <w:tcBorders>
              <w:bottom w:val="single" w:sz="4" w:space="0" w:color="auto"/>
            </w:tcBorders>
          </w:tcPr>
          <w:p w14:paraId="13002232" w14:textId="77777777" w:rsidR="004B0170" w:rsidRDefault="004B0170" w:rsidP="00B85517">
            <w:pPr>
              <w:pStyle w:val="MDPI42tablebody"/>
              <w:spacing w:line="240" w:lineRule="auto"/>
              <w:rPr>
                <w:b/>
                <w:bCs/>
                <w:sz w:val="18"/>
                <w:szCs w:val="18"/>
              </w:rPr>
            </w:pPr>
            <w:r>
              <w:rPr>
                <w:b/>
                <w:bCs/>
                <w:sz w:val="18"/>
                <w:szCs w:val="18"/>
              </w:rPr>
              <w:t>Present work’s value</w:t>
            </w:r>
          </w:p>
        </w:tc>
        <w:tc>
          <w:tcPr>
            <w:tcW w:w="1553" w:type="dxa"/>
            <w:tcBorders>
              <w:bottom w:val="single" w:sz="4" w:space="0" w:color="auto"/>
            </w:tcBorders>
          </w:tcPr>
          <w:p w14:paraId="072C8460" w14:textId="77777777" w:rsidR="004B0170" w:rsidRDefault="004B0170" w:rsidP="00B85517">
            <w:pPr>
              <w:pStyle w:val="MDPI42tablebody"/>
              <w:spacing w:line="240" w:lineRule="auto"/>
              <w:rPr>
                <w:b/>
                <w:bCs/>
                <w:sz w:val="18"/>
                <w:szCs w:val="18"/>
              </w:rPr>
            </w:pPr>
            <w:r>
              <w:rPr>
                <w:b/>
                <w:bCs/>
                <w:sz w:val="18"/>
                <w:szCs w:val="18"/>
              </w:rPr>
              <w:t>Error (%)</w:t>
            </w:r>
          </w:p>
        </w:tc>
      </w:tr>
      <w:tr w:rsidR="004B0170" w:rsidRPr="00D4314B" w14:paraId="183F862C" w14:textId="77777777" w:rsidTr="00B85517">
        <w:trPr>
          <w:trHeight w:val="332"/>
        </w:trPr>
        <w:tc>
          <w:tcPr>
            <w:tcW w:w="2495" w:type="dxa"/>
            <w:shd w:val="clear" w:color="auto" w:fill="auto"/>
          </w:tcPr>
          <w:p w14:paraId="7594253E" w14:textId="77777777" w:rsidR="004B0170" w:rsidRPr="00F220D4" w:rsidRDefault="004B0170" w:rsidP="00B85517">
            <w:pPr>
              <w:pStyle w:val="MDPI42tablebody"/>
              <w:spacing w:line="240" w:lineRule="auto"/>
            </w:pPr>
            <w:r w:rsidRPr="007206BA">
              <w:t>Power Output</w:t>
            </w:r>
            <w:r>
              <w:t xml:space="preserve"> (MW)</w:t>
            </w:r>
          </w:p>
        </w:tc>
        <w:tc>
          <w:tcPr>
            <w:tcW w:w="1843" w:type="dxa"/>
            <w:shd w:val="clear" w:color="auto" w:fill="auto"/>
          </w:tcPr>
          <w:p w14:paraId="4F65B222" w14:textId="77777777" w:rsidR="004B0170" w:rsidRPr="00F220D4" w:rsidRDefault="004B0170" w:rsidP="00B85517">
            <w:pPr>
              <w:pStyle w:val="MDPI42tablebody"/>
              <w:spacing w:line="240" w:lineRule="auto"/>
            </w:pPr>
            <w:r w:rsidRPr="007206BA">
              <w:t>10</w:t>
            </w:r>
          </w:p>
        </w:tc>
        <w:tc>
          <w:tcPr>
            <w:tcW w:w="1896" w:type="dxa"/>
          </w:tcPr>
          <w:p w14:paraId="0B6FB0E0" w14:textId="77777777" w:rsidR="004B0170" w:rsidRPr="008B7B46" w:rsidRDefault="004B0170" w:rsidP="00B85517">
            <w:pPr>
              <w:pStyle w:val="MDPI42tablebody"/>
              <w:spacing w:line="240" w:lineRule="auto"/>
            </w:pPr>
            <w:r>
              <w:t>10.48</w:t>
            </w:r>
          </w:p>
        </w:tc>
        <w:tc>
          <w:tcPr>
            <w:tcW w:w="1553" w:type="dxa"/>
          </w:tcPr>
          <w:p w14:paraId="56E131C7" w14:textId="77777777" w:rsidR="004B0170" w:rsidRDefault="004B0170" w:rsidP="00B85517">
            <w:pPr>
              <w:pStyle w:val="MDPI42tablebody"/>
              <w:spacing w:line="240" w:lineRule="auto"/>
            </w:pPr>
            <w:r>
              <w:t>4.5%</w:t>
            </w:r>
          </w:p>
        </w:tc>
      </w:tr>
      <w:tr w:rsidR="004B0170" w:rsidRPr="00D4314B" w14:paraId="19B18B34" w14:textId="77777777" w:rsidTr="00B85517">
        <w:trPr>
          <w:trHeight w:val="332"/>
        </w:trPr>
        <w:tc>
          <w:tcPr>
            <w:tcW w:w="2495" w:type="dxa"/>
            <w:shd w:val="clear" w:color="auto" w:fill="auto"/>
          </w:tcPr>
          <w:p w14:paraId="580B0885" w14:textId="77777777" w:rsidR="004B0170" w:rsidRPr="00F220D4" w:rsidRDefault="004B0170" w:rsidP="00B85517">
            <w:pPr>
              <w:pStyle w:val="MDPI42tablebody"/>
              <w:spacing w:line="240" w:lineRule="auto"/>
            </w:pPr>
            <w:r w:rsidRPr="00E41B6A">
              <w:t>T1</w:t>
            </w:r>
            <w:r>
              <w:t xml:space="preserve"> (K)</w:t>
            </w:r>
          </w:p>
        </w:tc>
        <w:tc>
          <w:tcPr>
            <w:tcW w:w="1843" w:type="dxa"/>
            <w:shd w:val="clear" w:color="auto" w:fill="auto"/>
          </w:tcPr>
          <w:p w14:paraId="3A52BB8C" w14:textId="77777777" w:rsidR="004B0170" w:rsidRPr="00F220D4" w:rsidRDefault="004B0170" w:rsidP="00B85517">
            <w:pPr>
              <w:pStyle w:val="MDPI42tablebody"/>
              <w:spacing w:line="240" w:lineRule="auto"/>
            </w:pPr>
            <w:r w:rsidRPr="00837125">
              <w:t>308.15</w:t>
            </w:r>
          </w:p>
        </w:tc>
        <w:tc>
          <w:tcPr>
            <w:tcW w:w="1896" w:type="dxa"/>
          </w:tcPr>
          <w:p w14:paraId="12F1AC8C" w14:textId="77777777" w:rsidR="004B0170" w:rsidRPr="008B7B46" w:rsidRDefault="004B0170" w:rsidP="00B85517">
            <w:pPr>
              <w:pStyle w:val="MDPI42tablebody"/>
              <w:spacing w:line="240" w:lineRule="auto"/>
            </w:pPr>
            <w:r w:rsidRPr="006C4FF2">
              <w:t>308.15</w:t>
            </w:r>
          </w:p>
        </w:tc>
        <w:tc>
          <w:tcPr>
            <w:tcW w:w="1553" w:type="dxa"/>
          </w:tcPr>
          <w:p w14:paraId="5C7543A9" w14:textId="77777777" w:rsidR="004B0170" w:rsidRDefault="004B0170" w:rsidP="00B85517">
            <w:pPr>
              <w:pStyle w:val="MDPI42tablebody"/>
              <w:spacing w:line="240" w:lineRule="auto"/>
            </w:pPr>
            <w:r w:rsidRPr="008460B9">
              <w:t>0.00</w:t>
            </w:r>
          </w:p>
        </w:tc>
      </w:tr>
      <w:tr w:rsidR="004B0170" w:rsidRPr="00D4314B" w14:paraId="6DC09EB8" w14:textId="77777777" w:rsidTr="00B85517">
        <w:trPr>
          <w:trHeight w:val="332"/>
        </w:trPr>
        <w:tc>
          <w:tcPr>
            <w:tcW w:w="2495" w:type="dxa"/>
            <w:shd w:val="clear" w:color="auto" w:fill="auto"/>
          </w:tcPr>
          <w:p w14:paraId="4B361771" w14:textId="77777777" w:rsidR="004B0170" w:rsidRPr="00F220D4" w:rsidRDefault="004B0170" w:rsidP="00B85517">
            <w:pPr>
              <w:pStyle w:val="MDPI42tablebody"/>
              <w:spacing w:line="240" w:lineRule="auto"/>
            </w:pPr>
            <w:r w:rsidRPr="00E41B6A">
              <w:t>T2</w:t>
            </w:r>
            <w:r>
              <w:t xml:space="preserve"> (K)</w:t>
            </w:r>
          </w:p>
        </w:tc>
        <w:tc>
          <w:tcPr>
            <w:tcW w:w="1843" w:type="dxa"/>
            <w:shd w:val="clear" w:color="auto" w:fill="auto"/>
          </w:tcPr>
          <w:p w14:paraId="752E23D0" w14:textId="77777777" w:rsidR="004B0170" w:rsidRPr="00F220D4" w:rsidRDefault="004B0170" w:rsidP="00B85517">
            <w:pPr>
              <w:pStyle w:val="MDPI42tablebody"/>
              <w:spacing w:line="240" w:lineRule="auto"/>
            </w:pPr>
            <w:r w:rsidRPr="00837125">
              <w:t>346.15</w:t>
            </w:r>
          </w:p>
        </w:tc>
        <w:tc>
          <w:tcPr>
            <w:tcW w:w="1896" w:type="dxa"/>
          </w:tcPr>
          <w:p w14:paraId="0620D3A2" w14:textId="77777777" w:rsidR="004B0170" w:rsidRPr="008B7B46" w:rsidRDefault="004B0170" w:rsidP="00B85517">
            <w:pPr>
              <w:pStyle w:val="MDPI42tablebody"/>
              <w:spacing w:line="240" w:lineRule="auto"/>
            </w:pPr>
            <w:r w:rsidRPr="006C4FF2">
              <w:t>346.18</w:t>
            </w:r>
          </w:p>
        </w:tc>
        <w:tc>
          <w:tcPr>
            <w:tcW w:w="1553" w:type="dxa"/>
          </w:tcPr>
          <w:p w14:paraId="3463A513" w14:textId="77777777" w:rsidR="004B0170" w:rsidRDefault="004B0170" w:rsidP="00B85517">
            <w:pPr>
              <w:pStyle w:val="MDPI42tablebody"/>
              <w:spacing w:line="240" w:lineRule="auto"/>
            </w:pPr>
            <w:r w:rsidRPr="008460B9">
              <w:t>0.01</w:t>
            </w:r>
          </w:p>
        </w:tc>
      </w:tr>
      <w:tr w:rsidR="004B0170" w:rsidRPr="00D4314B" w14:paraId="0A9FE174" w14:textId="77777777" w:rsidTr="00B85517">
        <w:trPr>
          <w:trHeight w:val="332"/>
        </w:trPr>
        <w:tc>
          <w:tcPr>
            <w:tcW w:w="2495" w:type="dxa"/>
            <w:shd w:val="clear" w:color="auto" w:fill="auto"/>
          </w:tcPr>
          <w:p w14:paraId="1195EA5D" w14:textId="77777777" w:rsidR="004B0170" w:rsidRPr="009272DA" w:rsidRDefault="004B0170" w:rsidP="00B85517">
            <w:pPr>
              <w:pStyle w:val="MDPI42tablebody"/>
              <w:spacing w:line="240" w:lineRule="auto"/>
            </w:pPr>
            <w:r w:rsidRPr="00E41B6A">
              <w:t>T3</w:t>
            </w:r>
            <w:r>
              <w:t xml:space="preserve"> (K)</w:t>
            </w:r>
          </w:p>
        </w:tc>
        <w:tc>
          <w:tcPr>
            <w:tcW w:w="1843" w:type="dxa"/>
            <w:shd w:val="clear" w:color="auto" w:fill="auto"/>
          </w:tcPr>
          <w:p w14:paraId="3F4CAC74" w14:textId="77777777" w:rsidR="004B0170" w:rsidRPr="009272DA" w:rsidRDefault="004B0170" w:rsidP="00B85517">
            <w:pPr>
              <w:pStyle w:val="MDPI42tablebody"/>
              <w:spacing w:line="240" w:lineRule="auto"/>
            </w:pPr>
            <w:r w:rsidRPr="00837125">
              <w:t>439.15</w:t>
            </w:r>
          </w:p>
        </w:tc>
        <w:tc>
          <w:tcPr>
            <w:tcW w:w="1896" w:type="dxa"/>
          </w:tcPr>
          <w:p w14:paraId="7B80C098" w14:textId="77777777" w:rsidR="004B0170" w:rsidRPr="008B7B46" w:rsidRDefault="004B0170" w:rsidP="00B85517">
            <w:pPr>
              <w:pStyle w:val="MDPI42tablebody"/>
              <w:spacing w:line="240" w:lineRule="auto"/>
            </w:pPr>
            <w:r w:rsidRPr="006C4FF2">
              <w:t>440.61</w:t>
            </w:r>
          </w:p>
        </w:tc>
        <w:tc>
          <w:tcPr>
            <w:tcW w:w="1553" w:type="dxa"/>
          </w:tcPr>
          <w:p w14:paraId="15697AFC" w14:textId="77777777" w:rsidR="004B0170" w:rsidRDefault="004B0170" w:rsidP="00B85517">
            <w:pPr>
              <w:pStyle w:val="MDPI42tablebody"/>
              <w:spacing w:line="240" w:lineRule="auto"/>
            </w:pPr>
            <w:r w:rsidRPr="008460B9">
              <w:t>0.33</w:t>
            </w:r>
          </w:p>
        </w:tc>
      </w:tr>
      <w:tr w:rsidR="004B0170" w:rsidRPr="00D4314B" w14:paraId="6536AB0F" w14:textId="77777777" w:rsidTr="00B85517">
        <w:trPr>
          <w:trHeight w:val="332"/>
        </w:trPr>
        <w:tc>
          <w:tcPr>
            <w:tcW w:w="2495" w:type="dxa"/>
            <w:shd w:val="clear" w:color="auto" w:fill="auto"/>
          </w:tcPr>
          <w:p w14:paraId="3298D2B1" w14:textId="77777777" w:rsidR="004B0170" w:rsidRPr="00F220D4" w:rsidRDefault="004B0170" w:rsidP="00B85517">
            <w:pPr>
              <w:pStyle w:val="MDPI42tablebody"/>
              <w:spacing w:line="240" w:lineRule="auto"/>
            </w:pPr>
            <w:r w:rsidRPr="00E41B6A">
              <w:t>T4</w:t>
            </w:r>
            <w:r>
              <w:t xml:space="preserve"> (K)</w:t>
            </w:r>
          </w:p>
        </w:tc>
        <w:tc>
          <w:tcPr>
            <w:tcW w:w="1843" w:type="dxa"/>
            <w:shd w:val="clear" w:color="auto" w:fill="auto"/>
          </w:tcPr>
          <w:p w14:paraId="2BD7A8F1" w14:textId="77777777" w:rsidR="004B0170" w:rsidRPr="00F220D4" w:rsidRDefault="004B0170" w:rsidP="00B85517">
            <w:pPr>
              <w:pStyle w:val="MDPI42tablebody"/>
              <w:spacing w:line="240" w:lineRule="auto"/>
            </w:pPr>
            <w:r w:rsidRPr="00837125">
              <w:t>No data</w:t>
            </w:r>
          </w:p>
        </w:tc>
        <w:tc>
          <w:tcPr>
            <w:tcW w:w="1896" w:type="dxa"/>
          </w:tcPr>
          <w:p w14:paraId="0B78FAD3" w14:textId="77777777" w:rsidR="004B0170" w:rsidRPr="008B7B46" w:rsidRDefault="004B0170" w:rsidP="00B85517">
            <w:pPr>
              <w:pStyle w:val="MDPI42tablebody"/>
              <w:spacing w:line="240" w:lineRule="auto"/>
            </w:pPr>
            <w:r w:rsidRPr="006C4FF2">
              <w:t>448.36</w:t>
            </w:r>
          </w:p>
        </w:tc>
        <w:tc>
          <w:tcPr>
            <w:tcW w:w="1553" w:type="dxa"/>
          </w:tcPr>
          <w:p w14:paraId="3B3B18E4" w14:textId="77777777" w:rsidR="004B0170" w:rsidRDefault="004B0170" w:rsidP="00B85517">
            <w:pPr>
              <w:pStyle w:val="MDPI42tablebody"/>
              <w:spacing w:line="240" w:lineRule="auto"/>
            </w:pPr>
            <w:r>
              <w:t>--</w:t>
            </w:r>
          </w:p>
        </w:tc>
      </w:tr>
      <w:tr w:rsidR="004B0170" w:rsidRPr="00D4314B" w14:paraId="517D9C15" w14:textId="77777777" w:rsidTr="00B85517">
        <w:trPr>
          <w:trHeight w:val="332"/>
        </w:trPr>
        <w:tc>
          <w:tcPr>
            <w:tcW w:w="2495" w:type="dxa"/>
            <w:shd w:val="clear" w:color="auto" w:fill="auto"/>
          </w:tcPr>
          <w:p w14:paraId="7D4D3C2E" w14:textId="77777777" w:rsidR="004B0170" w:rsidRPr="00F220D4" w:rsidRDefault="004B0170" w:rsidP="00B85517">
            <w:pPr>
              <w:pStyle w:val="MDPI42tablebody"/>
              <w:spacing w:line="240" w:lineRule="auto"/>
            </w:pPr>
            <w:r w:rsidRPr="00E41B6A">
              <w:t>T5</w:t>
            </w:r>
            <w:r>
              <w:t xml:space="preserve"> (K)</w:t>
            </w:r>
          </w:p>
        </w:tc>
        <w:tc>
          <w:tcPr>
            <w:tcW w:w="1843" w:type="dxa"/>
            <w:shd w:val="clear" w:color="auto" w:fill="auto"/>
          </w:tcPr>
          <w:p w14:paraId="170AB9D5" w14:textId="77777777" w:rsidR="004B0170" w:rsidRPr="00F220D4" w:rsidRDefault="004B0170" w:rsidP="00B85517">
            <w:pPr>
              <w:pStyle w:val="MDPI42tablebody"/>
              <w:spacing w:line="240" w:lineRule="auto"/>
            </w:pPr>
            <w:r w:rsidRPr="00837125">
              <w:t>812.15</w:t>
            </w:r>
          </w:p>
        </w:tc>
        <w:tc>
          <w:tcPr>
            <w:tcW w:w="1896" w:type="dxa"/>
          </w:tcPr>
          <w:p w14:paraId="1187E371" w14:textId="77777777" w:rsidR="004B0170" w:rsidRPr="008B7B46" w:rsidRDefault="004B0170" w:rsidP="00B85517">
            <w:pPr>
              <w:pStyle w:val="MDPI42tablebody"/>
              <w:spacing w:line="240" w:lineRule="auto"/>
            </w:pPr>
            <w:r w:rsidRPr="006C4FF2">
              <w:t>812.66</w:t>
            </w:r>
          </w:p>
        </w:tc>
        <w:tc>
          <w:tcPr>
            <w:tcW w:w="1553" w:type="dxa"/>
          </w:tcPr>
          <w:p w14:paraId="252D2F55" w14:textId="77777777" w:rsidR="004B0170" w:rsidRDefault="004B0170" w:rsidP="00B85517">
            <w:pPr>
              <w:pStyle w:val="MDPI42tablebody"/>
              <w:spacing w:line="240" w:lineRule="auto"/>
            </w:pPr>
            <w:r w:rsidRPr="008460B9">
              <w:t>0.06</w:t>
            </w:r>
          </w:p>
        </w:tc>
      </w:tr>
      <w:tr w:rsidR="004B0170" w:rsidRPr="00D4314B" w14:paraId="31B1A361" w14:textId="77777777" w:rsidTr="00B85517">
        <w:trPr>
          <w:trHeight w:val="332"/>
        </w:trPr>
        <w:tc>
          <w:tcPr>
            <w:tcW w:w="2495" w:type="dxa"/>
            <w:shd w:val="clear" w:color="auto" w:fill="auto"/>
          </w:tcPr>
          <w:p w14:paraId="5AD9A10D" w14:textId="77777777" w:rsidR="004B0170" w:rsidRPr="00F220D4" w:rsidRDefault="004B0170" w:rsidP="00B85517">
            <w:pPr>
              <w:pStyle w:val="MDPI42tablebody"/>
              <w:spacing w:line="240" w:lineRule="auto"/>
            </w:pPr>
            <w:r w:rsidRPr="00E41B6A">
              <w:t>T6</w:t>
            </w:r>
            <w:r>
              <w:t xml:space="preserve"> (K)</w:t>
            </w:r>
          </w:p>
        </w:tc>
        <w:tc>
          <w:tcPr>
            <w:tcW w:w="1843" w:type="dxa"/>
            <w:shd w:val="clear" w:color="auto" w:fill="auto"/>
          </w:tcPr>
          <w:p w14:paraId="6A045E3D" w14:textId="77777777" w:rsidR="004B0170" w:rsidRPr="00F220D4" w:rsidRDefault="004B0170" w:rsidP="00B85517">
            <w:pPr>
              <w:pStyle w:val="MDPI42tablebody"/>
              <w:spacing w:line="240" w:lineRule="auto"/>
            </w:pPr>
            <w:r w:rsidRPr="00837125">
              <w:t>988.15</w:t>
            </w:r>
          </w:p>
        </w:tc>
        <w:tc>
          <w:tcPr>
            <w:tcW w:w="1896" w:type="dxa"/>
          </w:tcPr>
          <w:p w14:paraId="44A0474A" w14:textId="77777777" w:rsidR="004B0170" w:rsidRPr="008B7B46" w:rsidRDefault="004B0170" w:rsidP="00B85517">
            <w:pPr>
              <w:pStyle w:val="MDPI42tablebody"/>
              <w:spacing w:line="240" w:lineRule="auto"/>
            </w:pPr>
            <w:r w:rsidRPr="006C4FF2">
              <w:t>988.15</w:t>
            </w:r>
          </w:p>
        </w:tc>
        <w:tc>
          <w:tcPr>
            <w:tcW w:w="1553" w:type="dxa"/>
          </w:tcPr>
          <w:p w14:paraId="53DBC8C2" w14:textId="77777777" w:rsidR="004B0170" w:rsidRDefault="004B0170" w:rsidP="00B85517">
            <w:pPr>
              <w:pStyle w:val="MDPI42tablebody"/>
              <w:spacing w:line="240" w:lineRule="auto"/>
            </w:pPr>
            <w:r w:rsidRPr="008460B9">
              <w:t>0.00</w:t>
            </w:r>
          </w:p>
        </w:tc>
      </w:tr>
      <w:tr w:rsidR="004B0170" w:rsidRPr="00D4314B" w14:paraId="00064831" w14:textId="77777777" w:rsidTr="00B85517">
        <w:trPr>
          <w:trHeight w:val="332"/>
        </w:trPr>
        <w:tc>
          <w:tcPr>
            <w:tcW w:w="2495" w:type="dxa"/>
            <w:shd w:val="clear" w:color="auto" w:fill="auto"/>
          </w:tcPr>
          <w:p w14:paraId="06D57F1B" w14:textId="77777777" w:rsidR="004B0170" w:rsidRPr="00F220D4" w:rsidRDefault="004B0170" w:rsidP="00B85517">
            <w:pPr>
              <w:pStyle w:val="MDPI42tablebody"/>
              <w:spacing w:line="240" w:lineRule="auto"/>
            </w:pPr>
            <w:r w:rsidRPr="00E41B6A">
              <w:t>T7</w:t>
            </w:r>
            <w:r>
              <w:t xml:space="preserve"> (K)</w:t>
            </w:r>
          </w:p>
        </w:tc>
        <w:tc>
          <w:tcPr>
            <w:tcW w:w="1843" w:type="dxa"/>
            <w:shd w:val="clear" w:color="auto" w:fill="auto"/>
          </w:tcPr>
          <w:p w14:paraId="4779F17F" w14:textId="77777777" w:rsidR="004B0170" w:rsidRPr="00F220D4" w:rsidRDefault="004B0170" w:rsidP="00B85517">
            <w:pPr>
              <w:pStyle w:val="MDPI42tablebody"/>
              <w:spacing w:line="240" w:lineRule="auto"/>
            </w:pPr>
            <w:r w:rsidRPr="00837125">
              <w:t>861.15</w:t>
            </w:r>
          </w:p>
        </w:tc>
        <w:tc>
          <w:tcPr>
            <w:tcW w:w="1896" w:type="dxa"/>
          </w:tcPr>
          <w:p w14:paraId="2C3261F1" w14:textId="77777777" w:rsidR="004B0170" w:rsidRPr="008B7B46" w:rsidRDefault="004B0170" w:rsidP="00B85517">
            <w:pPr>
              <w:pStyle w:val="MDPI42tablebody"/>
              <w:spacing w:line="240" w:lineRule="auto"/>
            </w:pPr>
            <w:r w:rsidRPr="006C4FF2">
              <w:t>861.05</w:t>
            </w:r>
          </w:p>
        </w:tc>
        <w:tc>
          <w:tcPr>
            <w:tcW w:w="1553" w:type="dxa"/>
          </w:tcPr>
          <w:p w14:paraId="23E414FF" w14:textId="77777777" w:rsidR="004B0170" w:rsidRDefault="004B0170" w:rsidP="00B85517">
            <w:pPr>
              <w:pStyle w:val="MDPI42tablebody"/>
              <w:spacing w:line="240" w:lineRule="auto"/>
            </w:pPr>
            <w:r w:rsidRPr="008460B9">
              <w:t>0.01</w:t>
            </w:r>
          </w:p>
        </w:tc>
      </w:tr>
      <w:tr w:rsidR="004B0170" w:rsidRPr="00D4314B" w14:paraId="0E4B0FE7" w14:textId="77777777" w:rsidTr="00B85517">
        <w:trPr>
          <w:trHeight w:val="332"/>
        </w:trPr>
        <w:tc>
          <w:tcPr>
            <w:tcW w:w="2495" w:type="dxa"/>
            <w:shd w:val="clear" w:color="auto" w:fill="auto"/>
          </w:tcPr>
          <w:p w14:paraId="0C0C3335" w14:textId="77777777" w:rsidR="004B0170" w:rsidRPr="00F220D4" w:rsidRDefault="004B0170" w:rsidP="00B85517">
            <w:pPr>
              <w:pStyle w:val="MDPI42tablebody"/>
              <w:spacing w:line="240" w:lineRule="auto"/>
            </w:pPr>
            <w:r w:rsidRPr="00E41B6A">
              <w:t>T8</w:t>
            </w:r>
            <w:r>
              <w:t xml:space="preserve"> (K)</w:t>
            </w:r>
          </w:p>
        </w:tc>
        <w:tc>
          <w:tcPr>
            <w:tcW w:w="1843" w:type="dxa"/>
            <w:shd w:val="clear" w:color="auto" w:fill="auto"/>
          </w:tcPr>
          <w:p w14:paraId="4B151C98" w14:textId="77777777" w:rsidR="004B0170" w:rsidRPr="00F220D4" w:rsidRDefault="004B0170" w:rsidP="00B85517">
            <w:pPr>
              <w:pStyle w:val="MDPI42tablebody"/>
              <w:spacing w:line="240" w:lineRule="auto"/>
            </w:pPr>
            <w:r w:rsidRPr="00837125">
              <w:t>453.15</w:t>
            </w:r>
          </w:p>
        </w:tc>
        <w:tc>
          <w:tcPr>
            <w:tcW w:w="1896" w:type="dxa"/>
          </w:tcPr>
          <w:p w14:paraId="03F6DE64" w14:textId="77777777" w:rsidR="004B0170" w:rsidRPr="008B7B46" w:rsidRDefault="004B0170" w:rsidP="00B85517">
            <w:pPr>
              <w:pStyle w:val="MDPI42tablebody"/>
              <w:spacing w:line="240" w:lineRule="auto"/>
            </w:pPr>
            <w:r w:rsidRPr="006C4FF2">
              <w:t>453.01</w:t>
            </w:r>
          </w:p>
        </w:tc>
        <w:tc>
          <w:tcPr>
            <w:tcW w:w="1553" w:type="dxa"/>
          </w:tcPr>
          <w:p w14:paraId="30BE4432" w14:textId="77777777" w:rsidR="004B0170" w:rsidRDefault="004B0170" w:rsidP="00B85517">
            <w:pPr>
              <w:pStyle w:val="MDPI42tablebody"/>
              <w:spacing w:line="240" w:lineRule="auto"/>
            </w:pPr>
            <w:r w:rsidRPr="008460B9">
              <w:t>0.03</w:t>
            </w:r>
          </w:p>
        </w:tc>
      </w:tr>
      <w:tr w:rsidR="004B0170" w:rsidRPr="00D4314B" w14:paraId="4260CEF5" w14:textId="77777777" w:rsidTr="00B85517">
        <w:trPr>
          <w:trHeight w:val="332"/>
        </w:trPr>
        <w:tc>
          <w:tcPr>
            <w:tcW w:w="2495" w:type="dxa"/>
            <w:shd w:val="clear" w:color="auto" w:fill="auto"/>
          </w:tcPr>
          <w:p w14:paraId="70ADCD4F" w14:textId="77777777" w:rsidR="004B0170" w:rsidRPr="00F220D4" w:rsidRDefault="004B0170" w:rsidP="00B85517">
            <w:pPr>
              <w:pStyle w:val="MDPI42tablebody"/>
              <w:spacing w:line="240" w:lineRule="auto"/>
            </w:pPr>
            <w:r w:rsidRPr="00E41B6A">
              <w:t>T9</w:t>
            </w:r>
            <w:r>
              <w:t xml:space="preserve"> (K)</w:t>
            </w:r>
          </w:p>
        </w:tc>
        <w:tc>
          <w:tcPr>
            <w:tcW w:w="1843" w:type="dxa"/>
            <w:shd w:val="clear" w:color="auto" w:fill="auto"/>
          </w:tcPr>
          <w:p w14:paraId="56AA38F9" w14:textId="77777777" w:rsidR="004B0170" w:rsidRPr="00F220D4" w:rsidRDefault="004B0170" w:rsidP="00B85517">
            <w:pPr>
              <w:pStyle w:val="MDPI42tablebody"/>
              <w:spacing w:line="240" w:lineRule="auto"/>
            </w:pPr>
            <w:r w:rsidRPr="00837125">
              <w:t>351.15</w:t>
            </w:r>
          </w:p>
        </w:tc>
        <w:tc>
          <w:tcPr>
            <w:tcW w:w="1896" w:type="dxa"/>
          </w:tcPr>
          <w:p w14:paraId="5B588A3D" w14:textId="77777777" w:rsidR="004B0170" w:rsidRPr="008B7B46" w:rsidRDefault="004B0170" w:rsidP="00B85517">
            <w:pPr>
              <w:pStyle w:val="MDPI42tablebody"/>
              <w:spacing w:line="240" w:lineRule="auto"/>
            </w:pPr>
            <w:r w:rsidRPr="006C4FF2">
              <w:t>351.21</w:t>
            </w:r>
          </w:p>
        </w:tc>
        <w:tc>
          <w:tcPr>
            <w:tcW w:w="1553" w:type="dxa"/>
          </w:tcPr>
          <w:p w14:paraId="6EBC2192" w14:textId="77777777" w:rsidR="004B0170" w:rsidRDefault="004B0170" w:rsidP="00B85517">
            <w:pPr>
              <w:pStyle w:val="MDPI42tablebody"/>
              <w:spacing w:line="240" w:lineRule="auto"/>
            </w:pPr>
            <w:r w:rsidRPr="008460B9">
              <w:t>0.02</w:t>
            </w:r>
          </w:p>
        </w:tc>
      </w:tr>
      <w:tr w:rsidR="004B0170" w:rsidRPr="00D4314B" w14:paraId="1586C2DC" w14:textId="77777777" w:rsidTr="00B85517">
        <w:trPr>
          <w:trHeight w:val="332"/>
        </w:trPr>
        <w:tc>
          <w:tcPr>
            <w:tcW w:w="2495" w:type="dxa"/>
            <w:shd w:val="clear" w:color="auto" w:fill="auto"/>
          </w:tcPr>
          <w:p w14:paraId="16F05CA8" w14:textId="77777777" w:rsidR="004B0170" w:rsidRPr="00E41B6A" w:rsidRDefault="004B0170" w:rsidP="00B85517">
            <w:pPr>
              <w:pStyle w:val="MDPI42tablebody"/>
              <w:spacing w:line="240" w:lineRule="auto"/>
            </w:pPr>
            <w:r>
              <w:t>T10 (K)</w:t>
            </w:r>
          </w:p>
        </w:tc>
        <w:tc>
          <w:tcPr>
            <w:tcW w:w="1843" w:type="dxa"/>
            <w:shd w:val="clear" w:color="auto" w:fill="auto"/>
          </w:tcPr>
          <w:p w14:paraId="1E1F4FBB" w14:textId="77777777" w:rsidR="004B0170" w:rsidRPr="00F220D4" w:rsidRDefault="004B0170" w:rsidP="00B85517">
            <w:pPr>
              <w:pStyle w:val="MDPI42tablebody"/>
              <w:spacing w:line="240" w:lineRule="auto"/>
            </w:pPr>
            <w:r w:rsidRPr="00837125">
              <w:t>467.15</w:t>
            </w:r>
          </w:p>
        </w:tc>
        <w:tc>
          <w:tcPr>
            <w:tcW w:w="1896" w:type="dxa"/>
          </w:tcPr>
          <w:p w14:paraId="32428357" w14:textId="77777777" w:rsidR="004B0170" w:rsidRPr="008B7B46" w:rsidRDefault="004B0170" w:rsidP="00B85517">
            <w:pPr>
              <w:pStyle w:val="MDPI42tablebody"/>
              <w:spacing w:line="240" w:lineRule="auto"/>
            </w:pPr>
            <w:r w:rsidRPr="006C4FF2">
              <w:t>467.23</w:t>
            </w:r>
          </w:p>
        </w:tc>
        <w:tc>
          <w:tcPr>
            <w:tcW w:w="1553" w:type="dxa"/>
          </w:tcPr>
          <w:p w14:paraId="3CB5623E" w14:textId="77777777" w:rsidR="004B0170" w:rsidRDefault="004B0170" w:rsidP="00B85517">
            <w:pPr>
              <w:pStyle w:val="MDPI42tablebody"/>
              <w:spacing w:line="240" w:lineRule="auto"/>
            </w:pPr>
            <w:r w:rsidRPr="008460B9">
              <w:t>0.02</w:t>
            </w:r>
          </w:p>
        </w:tc>
      </w:tr>
      <w:tr w:rsidR="004B0170" w:rsidRPr="00D4314B" w14:paraId="255A9562" w14:textId="77777777" w:rsidTr="00B85517">
        <w:trPr>
          <w:trHeight w:val="332"/>
        </w:trPr>
        <w:tc>
          <w:tcPr>
            <w:tcW w:w="2495" w:type="dxa"/>
            <w:shd w:val="clear" w:color="auto" w:fill="auto"/>
          </w:tcPr>
          <w:p w14:paraId="6DEE3FB2" w14:textId="77777777" w:rsidR="004B0170" w:rsidRPr="00F220D4" w:rsidRDefault="004B0170" w:rsidP="00B85517">
            <w:pPr>
              <w:pStyle w:val="MDPI42tablebody"/>
              <w:spacing w:line="240" w:lineRule="auto"/>
            </w:pPr>
            <w:r w:rsidRPr="00BC6B29">
              <w:t>P1</w:t>
            </w:r>
            <w:r>
              <w:t xml:space="preserve"> (MPa)</w:t>
            </w:r>
          </w:p>
        </w:tc>
        <w:tc>
          <w:tcPr>
            <w:tcW w:w="1843" w:type="dxa"/>
            <w:shd w:val="clear" w:color="auto" w:fill="auto"/>
          </w:tcPr>
          <w:p w14:paraId="680E7E55" w14:textId="77777777" w:rsidR="004B0170" w:rsidRPr="00F220D4" w:rsidRDefault="004B0170" w:rsidP="00B85517">
            <w:pPr>
              <w:pStyle w:val="MDPI42tablebody"/>
              <w:spacing w:line="240" w:lineRule="auto"/>
            </w:pPr>
            <w:r w:rsidRPr="0055548E">
              <w:t>8.50</w:t>
            </w:r>
          </w:p>
        </w:tc>
        <w:tc>
          <w:tcPr>
            <w:tcW w:w="1896" w:type="dxa"/>
          </w:tcPr>
          <w:p w14:paraId="0F1167A9" w14:textId="77777777" w:rsidR="004B0170" w:rsidRPr="008B7B46" w:rsidRDefault="004B0170" w:rsidP="00B85517">
            <w:pPr>
              <w:pStyle w:val="MDPI42tablebody"/>
              <w:spacing w:line="240" w:lineRule="auto"/>
            </w:pPr>
            <w:r w:rsidRPr="0055548E">
              <w:t>8.50</w:t>
            </w:r>
          </w:p>
        </w:tc>
        <w:tc>
          <w:tcPr>
            <w:tcW w:w="1553" w:type="dxa"/>
          </w:tcPr>
          <w:p w14:paraId="29C27DA3" w14:textId="77777777" w:rsidR="004B0170" w:rsidRDefault="004B0170" w:rsidP="00B85517">
            <w:pPr>
              <w:pStyle w:val="MDPI42tablebody"/>
              <w:spacing w:line="240" w:lineRule="auto"/>
            </w:pPr>
            <w:r>
              <w:t>--</w:t>
            </w:r>
          </w:p>
        </w:tc>
      </w:tr>
      <w:tr w:rsidR="004B0170" w:rsidRPr="00D4314B" w14:paraId="14EA2F47" w14:textId="77777777" w:rsidTr="00B85517">
        <w:trPr>
          <w:trHeight w:val="332"/>
        </w:trPr>
        <w:tc>
          <w:tcPr>
            <w:tcW w:w="2495" w:type="dxa"/>
            <w:shd w:val="clear" w:color="auto" w:fill="auto"/>
          </w:tcPr>
          <w:p w14:paraId="1F2188CD" w14:textId="77777777" w:rsidR="004B0170" w:rsidRPr="00F220D4" w:rsidRDefault="004B0170" w:rsidP="00B85517">
            <w:pPr>
              <w:pStyle w:val="MDPI42tablebody"/>
              <w:spacing w:line="240" w:lineRule="auto"/>
            </w:pPr>
            <w:r w:rsidRPr="00BC6B29">
              <w:t>P2</w:t>
            </w:r>
            <w:r>
              <w:t xml:space="preserve"> (MPa)</w:t>
            </w:r>
          </w:p>
        </w:tc>
        <w:tc>
          <w:tcPr>
            <w:tcW w:w="1843" w:type="dxa"/>
            <w:shd w:val="clear" w:color="auto" w:fill="auto"/>
          </w:tcPr>
          <w:p w14:paraId="6489DCCA" w14:textId="77777777" w:rsidR="004B0170" w:rsidRPr="00F220D4" w:rsidRDefault="004B0170" w:rsidP="00B85517">
            <w:pPr>
              <w:pStyle w:val="MDPI42tablebody"/>
              <w:spacing w:line="240" w:lineRule="auto"/>
            </w:pPr>
            <w:r w:rsidRPr="0055548E">
              <w:t>26.50</w:t>
            </w:r>
          </w:p>
        </w:tc>
        <w:tc>
          <w:tcPr>
            <w:tcW w:w="1896" w:type="dxa"/>
          </w:tcPr>
          <w:p w14:paraId="17E813B1" w14:textId="77777777" w:rsidR="004B0170" w:rsidRPr="008B7B46" w:rsidRDefault="004B0170" w:rsidP="00B85517">
            <w:pPr>
              <w:pStyle w:val="MDPI42tablebody"/>
              <w:spacing w:line="240" w:lineRule="auto"/>
            </w:pPr>
            <w:r w:rsidRPr="0055548E">
              <w:t>26.50</w:t>
            </w:r>
          </w:p>
        </w:tc>
        <w:tc>
          <w:tcPr>
            <w:tcW w:w="1553" w:type="dxa"/>
          </w:tcPr>
          <w:p w14:paraId="3D482CC4" w14:textId="77777777" w:rsidR="004B0170" w:rsidRDefault="004B0170" w:rsidP="00B85517">
            <w:pPr>
              <w:pStyle w:val="MDPI42tablebody"/>
              <w:spacing w:line="240" w:lineRule="auto"/>
            </w:pPr>
            <w:r w:rsidRPr="00777EEB">
              <w:t>--</w:t>
            </w:r>
          </w:p>
        </w:tc>
      </w:tr>
      <w:tr w:rsidR="004B0170" w:rsidRPr="00D4314B" w14:paraId="4ADB048B" w14:textId="77777777" w:rsidTr="00B85517">
        <w:trPr>
          <w:trHeight w:val="332"/>
        </w:trPr>
        <w:tc>
          <w:tcPr>
            <w:tcW w:w="2495" w:type="dxa"/>
            <w:shd w:val="clear" w:color="auto" w:fill="auto"/>
          </w:tcPr>
          <w:p w14:paraId="7724629F" w14:textId="77777777" w:rsidR="004B0170" w:rsidRPr="00F220D4" w:rsidRDefault="004B0170" w:rsidP="00B85517">
            <w:pPr>
              <w:pStyle w:val="MDPI42tablebody"/>
              <w:spacing w:line="240" w:lineRule="auto"/>
            </w:pPr>
            <w:r w:rsidRPr="00BC6B29">
              <w:t>P3</w:t>
            </w:r>
            <w:r>
              <w:t xml:space="preserve"> (MPa)</w:t>
            </w:r>
          </w:p>
        </w:tc>
        <w:tc>
          <w:tcPr>
            <w:tcW w:w="1843" w:type="dxa"/>
            <w:shd w:val="clear" w:color="auto" w:fill="auto"/>
          </w:tcPr>
          <w:p w14:paraId="49E877EE" w14:textId="77777777" w:rsidR="004B0170" w:rsidRPr="00F220D4" w:rsidRDefault="004B0170" w:rsidP="00B85517">
            <w:pPr>
              <w:pStyle w:val="MDPI42tablebody"/>
              <w:spacing w:line="240" w:lineRule="auto"/>
            </w:pPr>
            <w:r w:rsidRPr="0055548E">
              <w:t>26.20</w:t>
            </w:r>
          </w:p>
        </w:tc>
        <w:tc>
          <w:tcPr>
            <w:tcW w:w="1896" w:type="dxa"/>
          </w:tcPr>
          <w:p w14:paraId="764DBD33" w14:textId="77777777" w:rsidR="004B0170" w:rsidRPr="008B7B46" w:rsidRDefault="004B0170" w:rsidP="00B85517">
            <w:pPr>
              <w:pStyle w:val="MDPI42tablebody"/>
              <w:spacing w:line="240" w:lineRule="auto"/>
            </w:pPr>
            <w:r w:rsidRPr="0055548E">
              <w:t>26.20</w:t>
            </w:r>
          </w:p>
        </w:tc>
        <w:tc>
          <w:tcPr>
            <w:tcW w:w="1553" w:type="dxa"/>
          </w:tcPr>
          <w:p w14:paraId="1F604245" w14:textId="77777777" w:rsidR="004B0170" w:rsidRDefault="004B0170" w:rsidP="00B85517">
            <w:pPr>
              <w:pStyle w:val="MDPI42tablebody"/>
              <w:spacing w:line="240" w:lineRule="auto"/>
            </w:pPr>
            <w:r w:rsidRPr="00777EEB">
              <w:t>--</w:t>
            </w:r>
          </w:p>
        </w:tc>
      </w:tr>
      <w:tr w:rsidR="004B0170" w:rsidRPr="00D4314B" w14:paraId="62EF3DB0" w14:textId="77777777" w:rsidTr="00B85517">
        <w:trPr>
          <w:trHeight w:val="332"/>
        </w:trPr>
        <w:tc>
          <w:tcPr>
            <w:tcW w:w="2495" w:type="dxa"/>
            <w:shd w:val="clear" w:color="auto" w:fill="auto"/>
          </w:tcPr>
          <w:p w14:paraId="4F4A1A2B" w14:textId="77777777" w:rsidR="004B0170" w:rsidRPr="00F220D4" w:rsidRDefault="004B0170" w:rsidP="00B85517">
            <w:pPr>
              <w:pStyle w:val="MDPI42tablebody"/>
              <w:spacing w:line="240" w:lineRule="auto"/>
            </w:pPr>
            <w:r w:rsidRPr="00BC6B29">
              <w:t>P4</w:t>
            </w:r>
            <w:r>
              <w:t xml:space="preserve"> (MPa)</w:t>
            </w:r>
          </w:p>
        </w:tc>
        <w:tc>
          <w:tcPr>
            <w:tcW w:w="1843" w:type="dxa"/>
            <w:shd w:val="clear" w:color="auto" w:fill="auto"/>
          </w:tcPr>
          <w:p w14:paraId="68DABD02" w14:textId="77777777" w:rsidR="004B0170" w:rsidRPr="00F220D4" w:rsidRDefault="004B0170" w:rsidP="00B85517">
            <w:pPr>
              <w:pStyle w:val="MDPI42tablebody"/>
              <w:spacing w:line="240" w:lineRule="auto"/>
            </w:pPr>
            <w:r w:rsidRPr="0055548E">
              <w:t>26.20</w:t>
            </w:r>
          </w:p>
        </w:tc>
        <w:tc>
          <w:tcPr>
            <w:tcW w:w="1896" w:type="dxa"/>
          </w:tcPr>
          <w:p w14:paraId="2A91EA51" w14:textId="77777777" w:rsidR="004B0170" w:rsidRPr="008B7B46" w:rsidRDefault="004B0170" w:rsidP="00B85517">
            <w:pPr>
              <w:pStyle w:val="MDPI42tablebody"/>
              <w:spacing w:line="240" w:lineRule="auto"/>
            </w:pPr>
            <w:r w:rsidRPr="0055548E">
              <w:t>26.20</w:t>
            </w:r>
          </w:p>
        </w:tc>
        <w:tc>
          <w:tcPr>
            <w:tcW w:w="1553" w:type="dxa"/>
          </w:tcPr>
          <w:p w14:paraId="3AD6F12E" w14:textId="77777777" w:rsidR="004B0170" w:rsidRDefault="004B0170" w:rsidP="00B85517">
            <w:pPr>
              <w:pStyle w:val="MDPI42tablebody"/>
              <w:spacing w:line="240" w:lineRule="auto"/>
            </w:pPr>
            <w:r w:rsidRPr="00777EEB">
              <w:t>--</w:t>
            </w:r>
          </w:p>
        </w:tc>
      </w:tr>
      <w:tr w:rsidR="004B0170" w:rsidRPr="00D4314B" w14:paraId="055018DA" w14:textId="77777777" w:rsidTr="00B85517">
        <w:trPr>
          <w:trHeight w:val="332"/>
        </w:trPr>
        <w:tc>
          <w:tcPr>
            <w:tcW w:w="2495" w:type="dxa"/>
            <w:shd w:val="clear" w:color="auto" w:fill="auto"/>
          </w:tcPr>
          <w:p w14:paraId="0F1E69D3" w14:textId="77777777" w:rsidR="004B0170" w:rsidRPr="00F220D4" w:rsidRDefault="004B0170" w:rsidP="00B85517">
            <w:pPr>
              <w:pStyle w:val="MDPI42tablebody"/>
              <w:spacing w:line="240" w:lineRule="auto"/>
            </w:pPr>
            <w:r w:rsidRPr="00BC6B29">
              <w:t>P5</w:t>
            </w:r>
            <w:r>
              <w:t xml:space="preserve"> (MPa)</w:t>
            </w:r>
          </w:p>
        </w:tc>
        <w:tc>
          <w:tcPr>
            <w:tcW w:w="1843" w:type="dxa"/>
            <w:shd w:val="clear" w:color="auto" w:fill="auto"/>
          </w:tcPr>
          <w:p w14:paraId="1CCE71D0" w14:textId="77777777" w:rsidR="004B0170" w:rsidRPr="00F220D4" w:rsidRDefault="004B0170" w:rsidP="00B85517">
            <w:pPr>
              <w:pStyle w:val="MDPI42tablebody"/>
              <w:spacing w:line="240" w:lineRule="auto"/>
            </w:pPr>
            <w:r w:rsidRPr="0055548E">
              <w:t>25.80</w:t>
            </w:r>
          </w:p>
        </w:tc>
        <w:tc>
          <w:tcPr>
            <w:tcW w:w="1896" w:type="dxa"/>
          </w:tcPr>
          <w:p w14:paraId="36F0E7D8" w14:textId="77777777" w:rsidR="004B0170" w:rsidRPr="008B7B46" w:rsidRDefault="004B0170" w:rsidP="00B85517">
            <w:pPr>
              <w:pStyle w:val="MDPI42tablebody"/>
              <w:spacing w:line="240" w:lineRule="auto"/>
            </w:pPr>
            <w:r w:rsidRPr="0055548E">
              <w:t>25.80</w:t>
            </w:r>
          </w:p>
        </w:tc>
        <w:tc>
          <w:tcPr>
            <w:tcW w:w="1553" w:type="dxa"/>
          </w:tcPr>
          <w:p w14:paraId="52FB148C" w14:textId="77777777" w:rsidR="004B0170" w:rsidRDefault="004B0170" w:rsidP="00B85517">
            <w:pPr>
              <w:pStyle w:val="MDPI42tablebody"/>
              <w:spacing w:line="240" w:lineRule="auto"/>
            </w:pPr>
            <w:r w:rsidRPr="00777EEB">
              <w:t>--</w:t>
            </w:r>
          </w:p>
        </w:tc>
      </w:tr>
      <w:tr w:rsidR="004B0170" w:rsidRPr="00D4314B" w14:paraId="5666164B" w14:textId="77777777" w:rsidTr="00B85517">
        <w:trPr>
          <w:trHeight w:val="332"/>
        </w:trPr>
        <w:tc>
          <w:tcPr>
            <w:tcW w:w="2495" w:type="dxa"/>
            <w:shd w:val="clear" w:color="auto" w:fill="auto"/>
          </w:tcPr>
          <w:p w14:paraId="6CD61C70" w14:textId="77777777" w:rsidR="004B0170" w:rsidRPr="00F220D4" w:rsidRDefault="004B0170" w:rsidP="00B85517">
            <w:pPr>
              <w:pStyle w:val="MDPI42tablebody"/>
              <w:spacing w:line="240" w:lineRule="auto"/>
            </w:pPr>
            <w:r w:rsidRPr="00BC6B29">
              <w:t>P6</w:t>
            </w:r>
            <w:r>
              <w:t xml:space="preserve"> (MPa)</w:t>
            </w:r>
          </w:p>
        </w:tc>
        <w:tc>
          <w:tcPr>
            <w:tcW w:w="1843" w:type="dxa"/>
            <w:shd w:val="clear" w:color="auto" w:fill="auto"/>
          </w:tcPr>
          <w:p w14:paraId="6D0DEC32" w14:textId="77777777" w:rsidR="004B0170" w:rsidRPr="00F220D4" w:rsidRDefault="004B0170" w:rsidP="00B85517">
            <w:pPr>
              <w:pStyle w:val="MDPI42tablebody"/>
              <w:spacing w:line="240" w:lineRule="auto"/>
            </w:pPr>
            <w:r w:rsidRPr="0055548E">
              <w:t>25.00</w:t>
            </w:r>
          </w:p>
        </w:tc>
        <w:tc>
          <w:tcPr>
            <w:tcW w:w="1896" w:type="dxa"/>
          </w:tcPr>
          <w:p w14:paraId="4A2B2F94" w14:textId="77777777" w:rsidR="004B0170" w:rsidRPr="008B7B46" w:rsidRDefault="004B0170" w:rsidP="00B85517">
            <w:pPr>
              <w:pStyle w:val="MDPI42tablebody"/>
              <w:spacing w:line="240" w:lineRule="auto"/>
            </w:pPr>
            <w:r w:rsidRPr="0055548E">
              <w:t>25.00</w:t>
            </w:r>
          </w:p>
        </w:tc>
        <w:tc>
          <w:tcPr>
            <w:tcW w:w="1553" w:type="dxa"/>
          </w:tcPr>
          <w:p w14:paraId="75CD0C84" w14:textId="77777777" w:rsidR="004B0170" w:rsidRDefault="004B0170" w:rsidP="00B85517">
            <w:pPr>
              <w:pStyle w:val="MDPI42tablebody"/>
              <w:spacing w:line="240" w:lineRule="auto"/>
            </w:pPr>
            <w:r w:rsidRPr="00777EEB">
              <w:t>--</w:t>
            </w:r>
          </w:p>
        </w:tc>
      </w:tr>
      <w:tr w:rsidR="004B0170" w:rsidRPr="00D4314B" w14:paraId="53042315" w14:textId="77777777" w:rsidTr="00B85517">
        <w:trPr>
          <w:trHeight w:val="332"/>
        </w:trPr>
        <w:tc>
          <w:tcPr>
            <w:tcW w:w="2495" w:type="dxa"/>
            <w:shd w:val="clear" w:color="auto" w:fill="auto"/>
          </w:tcPr>
          <w:p w14:paraId="25721C48" w14:textId="77777777" w:rsidR="004B0170" w:rsidRPr="00F220D4" w:rsidRDefault="004B0170" w:rsidP="00B85517">
            <w:pPr>
              <w:pStyle w:val="MDPI42tablebody"/>
              <w:spacing w:line="240" w:lineRule="auto"/>
            </w:pPr>
            <w:r w:rsidRPr="00BC6B29">
              <w:t>P7</w:t>
            </w:r>
            <w:r>
              <w:t xml:space="preserve"> (MPa)</w:t>
            </w:r>
          </w:p>
        </w:tc>
        <w:tc>
          <w:tcPr>
            <w:tcW w:w="1843" w:type="dxa"/>
            <w:shd w:val="clear" w:color="auto" w:fill="auto"/>
          </w:tcPr>
          <w:p w14:paraId="25B3B240" w14:textId="77777777" w:rsidR="004B0170" w:rsidRPr="00F220D4" w:rsidRDefault="004B0170" w:rsidP="00B85517">
            <w:pPr>
              <w:pStyle w:val="MDPI42tablebody"/>
              <w:spacing w:line="240" w:lineRule="auto"/>
            </w:pPr>
            <w:r w:rsidRPr="0055548E">
              <w:t>9.20</w:t>
            </w:r>
          </w:p>
        </w:tc>
        <w:tc>
          <w:tcPr>
            <w:tcW w:w="1896" w:type="dxa"/>
          </w:tcPr>
          <w:p w14:paraId="79CA0EA6" w14:textId="77777777" w:rsidR="004B0170" w:rsidRPr="008B7B46" w:rsidRDefault="004B0170" w:rsidP="00B85517">
            <w:pPr>
              <w:pStyle w:val="MDPI42tablebody"/>
              <w:spacing w:line="240" w:lineRule="auto"/>
            </w:pPr>
            <w:r w:rsidRPr="0055548E">
              <w:t>9.20</w:t>
            </w:r>
          </w:p>
        </w:tc>
        <w:tc>
          <w:tcPr>
            <w:tcW w:w="1553" w:type="dxa"/>
          </w:tcPr>
          <w:p w14:paraId="57A0E87F" w14:textId="77777777" w:rsidR="004B0170" w:rsidRDefault="004B0170" w:rsidP="00B85517">
            <w:pPr>
              <w:pStyle w:val="MDPI42tablebody"/>
              <w:spacing w:line="240" w:lineRule="auto"/>
            </w:pPr>
            <w:r w:rsidRPr="00777EEB">
              <w:t>--</w:t>
            </w:r>
          </w:p>
        </w:tc>
      </w:tr>
      <w:tr w:rsidR="004B0170" w:rsidRPr="00D4314B" w14:paraId="44365E0F" w14:textId="77777777" w:rsidTr="00B85517">
        <w:trPr>
          <w:trHeight w:val="332"/>
        </w:trPr>
        <w:tc>
          <w:tcPr>
            <w:tcW w:w="2495" w:type="dxa"/>
            <w:shd w:val="clear" w:color="auto" w:fill="auto"/>
          </w:tcPr>
          <w:p w14:paraId="60C2B963" w14:textId="77777777" w:rsidR="004B0170" w:rsidRPr="00F220D4" w:rsidRDefault="004B0170" w:rsidP="00B85517">
            <w:pPr>
              <w:pStyle w:val="MDPI42tablebody"/>
              <w:spacing w:line="240" w:lineRule="auto"/>
            </w:pPr>
            <w:r w:rsidRPr="00BC6B29">
              <w:t>P8</w:t>
            </w:r>
            <w:r>
              <w:t xml:space="preserve"> (MPa)</w:t>
            </w:r>
          </w:p>
        </w:tc>
        <w:tc>
          <w:tcPr>
            <w:tcW w:w="1843" w:type="dxa"/>
            <w:shd w:val="clear" w:color="auto" w:fill="auto"/>
          </w:tcPr>
          <w:p w14:paraId="294F0639" w14:textId="77777777" w:rsidR="004B0170" w:rsidRPr="00F220D4" w:rsidRDefault="004B0170" w:rsidP="00B85517">
            <w:pPr>
              <w:pStyle w:val="MDPI42tablebody"/>
              <w:spacing w:line="240" w:lineRule="auto"/>
            </w:pPr>
            <w:r w:rsidRPr="0055548E">
              <w:t>8.90</w:t>
            </w:r>
          </w:p>
        </w:tc>
        <w:tc>
          <w:tcPr>
            <w:tcW w:w="1896" w:type="dxa"/>
          </w:tcPr>
          <w:p w14:paraId="57AE8AD4" w14:textId="77777777" w:rsidR="004B0170" w:rsidRPr="008B7B46" w:rsidRDefault="004B0170" w:rsidP="00B85517">
            <w:pPr>
              <w:pStyle w:val="MDPI42tablebody"/>
              <w:spacing w:line="240" w:lineRule="auto"/>
            </w:pPr>
            <w:r w:rsidRPr="0055548E">
              <w:t>8.90</w:t>
            </w:r>
          </w:p>
        </w:tc>
        <w:tc>
          <w:tcPr>
            <w:tcW w:w="1553" w:type="dxa"/>
          </w:tcPr>
          <w:p w14:paraId="5E10C3DA" w14:textId="77777777" w:rsidR="004B0170" w:rsidRDefault="004B0170" w:rsidP="00B85517">
            <w:pPr>
              <w:pStyle w:val="MDPI42tablebody"/>
              <w:spacing w:line="240" w:lineRule="auto"/>
            </w:pPr>
            <w:r w:rsidRPr="00777EEB">
              <w:t>--</w:t>
            </w:r>
          </w:p>
        </w:tc>
      </w:tr>
      <w:tr w:rsidR="004B0170" w:rsidRPr="00D4314B" w14:paraId="692FB3AE" w14:textId="77777777" w:rsidTr="00B85517">
        <w:trPr>
          <w:trHeight w:val="332"/>
        </w:trPr>
        <w:tc>
          <w:tcPr>
            <w:tcW w:w="2495" w:type="dxa"/>
            <w:shd w:val="clear" w:color="auto" w:fill="auto"/>
          </w:tcPr>
          <w:p w14:paraId="74C33372" w14:textId="77777777" w:rsidR="004B0170" w:rsidRPr="00F220D4" w:rsidRDefault="004B0170" w:rsidP="00B85517">
            <w:pPr>
              <w:pStyle w:val="MDPI42tablebody"/>
              <w:spacing w:line="240" w:lineRule="auto"/>
            </w:pPr>
            <w:r w:rsidRPr="00BC6B29">
              <w:t>P9</w:t>
            </w:r>
            <w:r>
              <w:t xml:space="preserve"> (MPa)</w:t>
            </w:r>
          </w:p>
        </w:tc>
        <w:tc>
          <w:tcPr>
            <w:tcW w:w="1843" w:type="dxa"/>
            <w:shd w:val="clear" w:color="auto" w:fill="auto"/>
          </w:tcPr>
          <w:p w14:paraId="7F999FFC" w14:textId="77777777" w:rsidR="004B0170" w:rsidRPr="00F220D4" w:rsidRDefault="004B0170" w:rsidP="00B85517">
            <w:pPr>
              <w:pStyle w:val="MDPI42tablebody"/>
              <w:spacing w:line="240" w:lineRule="auto"/>
            </w:pPr>
            <w:r w:rsidRPr="0055548E">
              <w:t>8.70</w:t>
            </w:r>
          </w:p>
        </w:tc>
        <w:tc>
          <w:tcPr>
            <w:tcW w:w="1896" w:type="dxa"/>
          </w:tcPr>
          <w:p w14:paraId="439B8540" w14:textId="77777777" w:rsidR="004B0170" w:rsidRPr="008B7B46" w:rsidRDefault="004B0170" w:rsidP="00B85517">
            <w:pPr>
              <w:pStyle w:val="MDPI42tablebody"/>
              <w:spacing w:line="240" w:lineRule="auto"/>
            </w:pPr>
            <w:r w:rsidRPr="0055548E">
              <w:t>8.70</w:t>
            </w:r>
          </w:p>
        </w:tc>
        <w:tc>
          <w:tcPr>
            <w:tcW w:w="1553" w:type="dxa"/>
          </w:tcPr>
          <w:p w14:paraId="4053C815" w14:textId="77777777" w:rsidR="004B0170" w:rsidRDefault="004B0170" w:rsidP="00B85517">
            <w:pPr>
              <w:pStyle w:val="MDPI42tablebody"/>
              <w:spacing w:line="240" w:lineRule="auto"/>
            </w:pPr>
            <w:r w:rsidRPr="00777EEB">
              <w:t>--</w:t>
            </w:r>
          </w:p>
        </w:tc>
      </w:tr>
      <w:tr w:rsidR="004B0170" w:rsidRPr="00D4314B" w14:paraId="2222B8DA" w14:textId="77777777" w:rsidTr="00B85517">
        <w:trPr>
          <w:trHeight w:val="332"/>
        </w:trPr>
        <w:tc>
          <w:tcPr>
            <w:tcW w:w="2495" w:type="dxa"/>
            <w:shd w:val="clear" w:color="auto" w:fill="auto"/>
          </w:tcPr>
          <w:p w14:paraId="660D032F" w14:textId="77777777" w:rsidR="004B0170" w:rsidRPr="00F220D4" w:rsidRDefault="004B0170" w:rsidP="00B85517">
            <w:pPr>
              <w:pStyle w:val="MDPI42tablebody"/>
              <w:spacing w:line="240" w:lineRule="auto"/>
            </w:pPr>
            <w:r w:rsidRPr="00BC6B29">
              <w:t>P10</w:t>
            </w:r>
            <w:r>
              <w:t xml:space="preserve"> (MPa)</w:t>
            </w:r>
          </w:p>
        </w:tc>
        <w:tc>
          <w:tcPr>
            <w:tcW w:w="1843" w:type="dxa"/>
            <w:shd w:val="clear" w:color="auto" w:fill="auto"/>
          </w:tcPr>
          <w:p w14:paraId="1C400E46" w14:textId="77777777" w:rsidR="004B0170" w:rsidRPr="00F220D4" w:rsidRDefault="004B0170" w:rsidP="00B85517">
            <w:pPr>
              <w:pStyle w:val="MDPI42tablebody"/>
              <w:spacing w:line="240" w:lineRule="auto"/>
            </w:pPr>
            <w:r w:rsidRPr="0055548E">
              <w:t>26.20</w:t>
            </w:r>
          </w:p>
        </w:tc>
        <w:tc>
          <w:tcPr>
            <w:tcW w:w="1896" w:type="dxa"/>
          </w:tcPr>
          <w:p w14:paraId="607051FE" w14:textId="77777777" w:rsidR="004B0170" w:rsidRPr="008B7B46" w:rsidRDefault="004B0170" w:rsidP="00B85517">
            <w:pPr>
              <w:pStyle w:val="MDPI42tablebody"/>
              <w:spacing w:line="240" w:lineRule="auto"/>
            </w:pPr>
            <w:r w:rsidRPr="0055548E">
              <w:t>26.20</w:t>
            </w:r>
          </w:p>
        </w:tc>
        <w:tc>
          <w:tcPr>
            <w:tcW w:w="1553" w:type="dxa"/>
          </w:tcPr>
          <w:p w14:paraId="500670D0" w14:textId="77777777" w:rsidR="004B0170" w:rsidRDefault="004B0170" w:rsidP="00B85517">
            <w:pPr>
              <w:pStyle w:val="MDPI42tablebody"/>
              <w:spacing w:line="240" w:lineRule="auto"/>
            </w:pPr>
            <w:r w:rsidRPr="00777EEB">
              <w:t>--</w:t>
            </w:r>
          </w:p>
        </w:tc>
      </w:tr>
    </w:tbl>
    <w:p w14:paraId="2C3FF556" w14:textId="77777777" w:rsidR="004B0170" w:rsidRPr="004B0170" w:rsidRDefault="004B0170" w:rsidP="004B0170">
      <w:pPr>
        <w:pStyle w:val="MDPI31text"/>
      </w:pPr>
    </w:p>
    <w:p w14:paraId="608C409D" w14:textId="38D23B31" w:rsidR="007E6945" w:rsidRDefault="007E6945" w:rsidP="007E6945">
      <w:pPr>
        <w:pStyle w:val="MDPI22heading2"/>
        <w:spacing w:before="240"/>
      </w:pPr>
      <w:r>
        <w:lastRenderedPageBreak/>
        <w:t>2.</w:t>
      </w:r>
      <w:r w:rsidR="00381484">
        <w:t>7</w:t>
      </w:r>
      <w:r>
        <w:t xml:space="preserve"> Operating Conditions</w:t>
      </w:r>
    </w:p>
    <w:p w14:paraId="2ED5BF5A" w14:textId="03867997" w:rsidR="0007251C" w:rsidRPr="0007251C" w:rsidRDefault="0046077D" w:rsidP="0007251C">
      <w:pPr>
        <w:pStyle w:val="MDPI31text"/>
      </w:pPr>
      <w:r>
        <w:t>The</w:t>
      </w:r>
      <w:r w:rsidR="0007251C">
        <w:t xml:space="preserve"> </w:t>
      </w:r>
      <w:r w:rsidR="0007251C" w:rsidRPr="0007251C">
        <w:t xml:space="preserve">simulations were designed to replicate the operating conditions of the </w:t>
      </w:r>
      <w:r w:rsidR="0007251C" w:rsidRPr="0007251C">
        <w:rPr>
          <w:b/>
          <w:bCs/>
        </w:rPr>
        <w:t>10 MWe STEP pilot plant</w:t>
      </w:r>
      <w:r w:rsidR="0007251C" w:rsidRPr="0007251C">
        <w:t xml:space="preserve"> located at </w:t>
      </w:r>
      <w:r w:rsidR="0007251C" w:rsidRPr="0007251C">
        <w:rPr>
          <w:b/>
          <w:bCs/>
        </w:rPr>
        <w:t>Sandia National Laboratories</w:t>
      </w:r>
      <w:r w:rsidR="0007251C" w:rsidRPr="0007251C">
        <w:t xml:space="preserve"> [</w:t>
      </w:r>
      <w:r w:rsidR="0082187F">
        <w:fldChar w:fldCharType="begin"/>
      </w:r>
      <w:r w:rsidR="0082187F">
        <w:instrText xml:space="preserve"> REF _Ref198560945 \r \h </w:instrText>
      </w:r>
      <w:r w:rsidR="0082187F">
        <w:fldChar w:fldCharType="separate"/>
      </w:r>
      <w:r w:rsidR="00C0577D">
        <w:t>44</w:t>
      </w:r>
      <w:r w:rsidR="0082187F">
        <w:fldChar w:fldCharType="end"/>
      </w:r>
      <w:r w:rsidR="0007251C" w:rsidRPr="0007251C">
        <w:t xml:space="preserve">], thereby ensuring the comparability of the results with established experimental data. Accordingly, the recompression Brayton cycle simulations were conducted under the conditions summarized in </w:t>
      </w:r>
      <w:r w:rsidR="0007251C" w:rsidRPr="0007251C">
        <w:rPr>
          <w:b/>
          <w:bCs/>
        </w:rPr>
        <w:t xml:space="preserve">Table </w:t>
      </w:r>
      <w:r w:rsidR="0007251C">
        <w:rPr>
          <w:b/>
          <w:bCs/>
        </w:rPr>
        <w:t>3</w:t>
      </w:r>
      <w:r w:rsidR="0007251C" w:rsidRPr="0007251C">
        <w:t>.</w:t>
      </w:r>
      <w:r w:rsidR="0007251C">
        <w:t xml:space="preserve"> </w:t>
      </w:r>
      <w:r w:rsidR="0007251C" w:rsidRPr="0007251C">
        <w:t>The target net electric power output was set at 10,455</w:t>
      </w:r>
      <w:r w:rsidR="0007251C" w:rsidRPr="0007251C">
        <w:rPr>
          <w:rFonts w:ascii="Times New Roman" w:hAnsi="Times New Roman"/>
        </w:rPr>
        <w:t> </w:t>
      </w:r>
      <w:r w:rsidR="0007251C" w:rsidRPr="0007251C">
        <w:t>kW, considering a generator efficiency of 96%, which yields an effective net electrical output of 10,036.8</w:t>
      </w:r>
      <w:r w:rsidR="0007251C" w:rsidRPr="0007251C">
        <w:rPr>
          <w:rFonts w:ascii="Times New Roman" w:hAnsi="Times New Roman"/>
        </w:rPr>
        <w:t> </w:t>
      </w:r>
      <w:r w:rsidR="0007251C" w:rsidRPr="0007251C">
        <w:t>kW delivered to the grid. The turbine inlet temperature (TIT) was fixed at 988.15</w:t>
      </w:r>
      <w:r w:rsidR="0007251C" w:rsidRPr="0007251C">
        <w:rPr>
          <w:rFonts w:ascii="Times New Roman" w:hAnsi="Times New Roman"/>
        </w:rPr>
        <w:t> </w:t>
      </w:r>
      <w:r w:rsidR="0007251C" w:rsidRPr="0007251C">
        <w:t>K (715</w:t>
      </w:r>
      <w:r w:rsidR="0007251C" w:rsidRPr="0007251C">
        <w:rPr>
          <w:rFonts w:ascii="Times New Roman" w:hAnsi="Times New Roman"/>
        </w:rPr>
        <w:t> </w:t>
      </w:r>
      <w:r w:rsidR="0007251C" w:rsidRPr="0007251C">
        <w:t>°C), representative of advanced heat source temperatures applicable to concentrated solar power and nuclear applications.</w:t>
      </w:r>
      <w:r w:rsidR="0007251C">
        <w:t xml:space="preserve"> </w:t>
      </w:r>
      <w:r w:rsidR="0007251C" w:rsidRPr="0007251C">
        <w:t>The main compressor outlet pressure (</w:t>
      </w:r>
      <m:oMath>
        <m:sSub>
          <m:sSubPr>
            <m:ctrlPr>
              <w:rPr>
                <w:rFonts w:ascii="Cambria Math" w:hAnsi="Cambria Math"/>
                <w:i/>
              </w:rPr>
            </m:ctrlPr>
          </m:sSubPr>
          <m:e>
            <m:r>
              <w:rPr>
                <w:rFonts w:ascii="Cambria Math" w:hAnsi="Cambria Math"/>
              </w:rPr>
              <m:t>P</m:t>
            </m:r>
          </m:e>
          <m:sub>
            <m:r>
              <w:rPr>
                <w:rFonts w:ascii="Cambria Math" w:hAnsi="Cambria Math"/>
                <w:vertAlign w:val="subscript"/>
              </w:rPr>
              <m:t>MC,out</m:t>
            </m:r>
          </m:sub>
        </m:sSub>
      </m:oMath>
      <w:r w:rsidR="0007251C" w:rsidRPr="0007251C">
        <w:t>) was set at 26.5</w:t>
      </w:r>
      <w:r w:rsidR="0007251C" w:rsidRPr="0007251C">
        <w:rPr>
          <w:rFonts w:ascii="Times New Roman" w:hAnsi="Times New Roman"/>
        </w:rPr>
        <w:t> </w:t>
      </w:r>
      <w:r w:rsidR="0007251C" w:rsidRPr="0007251C">
        <w:t>MPa, while the compressor inlet pressure (CIP) was defined as 2</w:t>
      </w:r>
      <w:r w:rsidR="0007251C" w:rsidRPr="0007251C">
        <w:rPr>
          <w:rFonts w:ascii="Times New Roman" w:hAnsi="Times New Roman"/>
        </w:rPr>
        <w:t> </w:t>
      </w:r>
      <w:r w:rsidR="0007251C" w:rsidRPr="0007251C">
        <w:t>bar above the critical pressure of the working fluid blend. This condition ensured the entire cycle operated strictly under supercritical conditions, avoiding any phase instability risks associated with subcritical operation.</w:t>
      </w:r>
    </w:p>
    <w:p w14:paraId="591AA381" w14:textId="07E3D878" w:rsidR="0007251C" w:rsidRPr="0007251C" w:rsidRDefault="0007251C" w:rsidP="0007251C">
      <w:pPr>
        <w:pStyle w:val="MDPI31text"/>
      </w:pPr>
      <w:r w:rsidRPr="0007251C">
        <w:t>The recuperator conductance (UA) values were initially set according to the STEP pilot plant data [</w:t>
      </w:r>
      <w:r w:rsidR="0082187F">
        <w:fldChar w:fldCharType="begin"/>
      </w:r>
      <w:r w:rsidR="0082187F">
        <w:instrText xml:space="preserve"> REF _Ref198560945 \r \h </w:instrText>
      </w:r>
      <w:r w:rsidR="0082187F">
        <w:fldChar w:fldCharType="separate"/>
      </w:r>
      <w:r w:rsidR="00C0577D">
        <w:t>44</w:t>
      </w:r>
      <w:r w:rsidR="0082187F">
        <w:fldChar w:fldCharType="end"/>
      </w:r>
      <w:r w:rsidRPr="0007251C">
        <w:t>], with UA_LT (low-temperature recuperator) at 1,550</w:t>
      </w:r>
      <w:r w:rsidRPr="0007251C">
        <w:rPr>
          <w:rFonts w:ascii="Times New Roman" w:hAnsi="Times New Roman"/>
        </w:rPr>
        <w:t> </w:t>
      </w:r>
      <w:r w:rsidRPr="0007251C">
        <w:t>kW/K and UA_HT (high-temperature recuperator) at 1,950</w:t>
      </w:r>
      <w:r w:rsidRPr="0007251C">
        <w:rPr>
          <w:rFonts w:ascii="Times New Roman" w:hAnsi="Times New Roman"/>
        </w:rPr>
        <w:t> </w:t>
      </w:r>
      <w:r w:rsidRPr="0007251C">
        <w:t>kW/K. This allocation reflects a deliberate emphasis on enhancing heat recovery at higher temperature differentials via the high-temperature recuperator. Additionally, the UA values were varied parametrically to assess cycle efficiency sensitivity to recuperator performance, always ensuring compliance with pinch-point limitations in both recuperators during the analysis.</w:t>
      </w:r>
    </w:p>
    <w:p w14:paraId="02ECC7BE" w14:textId="0B3D4F4C" w:rsidR="0007251C" w:rsidRPr="0007251C" w:rsidRDefault="0007251C" w:rsidP="0007251C">
      <w:pPr>
        <w:pStyle w:val="MDPI31text"/>
      </w:pPr>
      <w:r w:rsidRPr="0007251C">
        <w:t>The isentropic efficiencies of the turbomachinery components were assigned based on established performance metrics for sCO₂ Brayton cycles operating under similar conditions, with values of 71% for the main compressor, 80% for the recompressor, and 85% for the turbine. These figures account for known performance penalties associated with real-fluid effects near the critical point and the practical limitations imposed by machinery scaling.</w:t>
      </w:r>
    </w:p>
    <w:p w14:paraId="50B77001" w14:textId="77777777" w:rsidR="0007251C" w:rsidRPr="0007251C" w:rsidRDefault="0007251C" w:rsidP="0007251C">
      <w:pPr>
        <w:pStyle w:val="MDPI31text"/>
      </w:pPr>
      <w:r w:rsidRPr="0007251C">
        <w:t>The recompression fraction was set at 31%, which ensures a significant proportion of the flow bypasses the precooler, thereby increasing the recuperation effectiveness and reducing exergy destruction associated with low-temperature heat rejection.</w:t>
      </w:r>
    </w:p>
    <w:p w14:paraId="3E199A50" w14:textId="77777777" w:rsidR="0007251C" w:rsidRDefault="0007251C" w:rsidP="0007251C">
      <w:pPr>
        <w:pStyle w:val="MDPI31text"/>
      </w:pPr>
      <w:r w:rsidRPr="0007251C">
        <w:t>Pressure drops across all heat exchangers were modeled as relative pressure losses, following typical design practices. For the low-temperature recuperator, the cold side pressure drop was set at 1.13% and the hot side at 2.25% of the respective inlet pressures. For the high-temperature recuperator, cold side and hot side pressure drops were 1.5285% and 3.26%, respectively. The precooler and primary heat exchanger (PHX) were assigned pressure drops of 2.3% and 3.1%, respectively. These values represent the expected flow resistance and frictional losses within each component, which can have a significant impact on cycle performance, particularly under high-density working fluid conditions prevalent in supercritical regimes.</w:t>
      </w:r>
    </w:p>
    <w:p w14:paraId="31594835" w14:textId="70AA1398" w:rsidR="0007251C" w:rsidRDefault="0007251C" w:rsidP="0007251C">
      <w:pPr>
        <w:pStyle w:val="MDPI41tablecaption"/>
      </w:pPr>
      <w:r>
        <w:rPr>
          <w:b/>
        </w:rPr>
        <w:t xml:space="preserve">Table </w:t>
      </w:r>
      <w:r w:rsidR="004B0170">
        <w:rPr>
          <w:b/>
        </w:rPr>
        <w:t>3</w:t>
      </w:r>
      <w:r w:rsidRPr="00325902">
        <w:rPr>
          <w:b/>
        </w:rPr>
        <w:t>.</w:t>
      </w:r>
      <w:r w:rsidRPr="00325902">
        <w:t xml:space="preserve"> </w:t>
      </w:r>
      <w:r>
        <w:t xml:space="preserve">Key parameters for </w:t>
      </w:r>
      <w:r w:rsidRPr="0030589E">
        <w:t>s</w:t>
      </w:r>
      <w:r>
        <w:t>-</w:t>
      </w:r>
      <w:r w:rsidRPr="0030589E">
        <w:t>CO</w:t>
      </w:r>
      <w:r w:rsidRPr="0030589E">
        <w:rPr>
          <w:vertAlign w:val="subscript"/>
        </w:rPr>
        <w:t>2</w:t>
      </w:r>
      <w:r>
        <w:t xml:space="preserve"> recompression Brayton cycle</w:t>
      </w:r>
      <w:r w:rsidRPr="00325902">
        <w:t>.</w:t>
      </w:r>
    </w:p>
    <w:tbl>
      <w:tblPr>
        <w:tblW w:w="7882"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4055"/>
        <w:gridCol w:w="1275"/>
        <w:gridCol w:w="1418"/>
        <w:gridCol w:w="1134"/>
      </w:tblGrid>
      <w:tr w:rsidR="007B7A28" w:rsidRPr="00D4314B" w14:paraId="69986521" w14:textId="77777777" w:rsidTr="00F16834">
        <w:trPr>
          <w:trHeight w:val="332"/>
        </w:trPr>
        <w:tc>
          <w:tcPr>
            <w:tcW w:w="4055" w:type="dxa"/>
            <w:tcBorders>
              <w:bottom w:val="single" w:sz="4" w:space="0" w:color="auto"/>
            </w:tcBorders>
            <w:shd w:val="clear" w:color="auto" w:fill="auto"/>
          </w:tcPr>
          <w:p w14:paraId="4933DF29" w14:textId="5951C6E3" w:rsidR="007B7A28" w:rsidRPr="0030589E" w:rsidRDefault="007B7A28" w:rsidP="00B85517">
            <w:pPr>
              <w:pStyle w:val="MDPI42tablebody"/>
              <w:spacing w:line="240" w:lineRule="auto"/>
              <w:rPr>
                <w:b/>
                <w:bCs/>
                <w:snapToGrid/>
                <w:sz w:val="18"/>
                <w:szCs w:val="18"/>
              </w:rPr>
            </w:pPr>
          </w:p>
        </w:tc>
        <w:tc>
          <w:tcPr>
            <w:tcW w:w="1275" w:type="dxa"/>
            <w:tcBorders>
              <w:bottom w:val="single" w:sz="4" w:space="0" w:color="auto"/>
            </w:tcBorders>
          </w:tcPr>
          <w:p w14:paraId="64649C2C" w14:textId="0DF4D48E" w:rsidR="007B7A28" w:rsidRPr="00A51EC9" w:rsidRDefault="007B7A28" w:rsidP="00B85517">
            <w:pPr>
              <w:pStyle w:val="MDPI42tablebody"/>
              <w:spacing w:line="240" w:lineRule="auto"/>
              <w:rPr>
                <w:b/>
                <w:bCs/>
                <w:sz w:val="18"/>
                <w:szCs w:val="18"/>
              </w:rPr>
            </w:pPr>
            <w:r w:rsidRPr="00A51EC9">
              <w:rPr>
                <w:b/>
                <w:bCs/>
                <w:sz w:val="18"/>
                <w:szCs w:val="18"/>
              </w:rPr>
              <w:t>Parameter</w:t>
            </w:r>
          </w:p>
        </w:tc>
        <w:tc>
          <w:tcPr>
            <w:tcW w:w="1418" w:type="dxa"/>
            <w:tcBorders>
              <w:bottom w:val="single" w:sz="4" w:space="0" w:color="auto"/>
            </w:tcBorders>
            <w:shd w:val="clear" w:color="auto" w:fill="auto"/>
          </w:tcPr>
          <w:p w14:paraId="660513CA" w14:textId="612BB250" w:rsidR="007B7A28" w:rsidRPr="0030589E" w:rsidRDefault="007B7A28" w:rsidP="00B85517">
            <w:pPr>
              <w:pStyle w:val="MDPI42tablebody"/>
              <w:spacing w:line="240" w:lineRule="auto"/>
              <w:rPr>
                <w:b/>
                <w:bCs/>
                <w:snapToGrid/>
                <w:sz w:val="18"/>
                <w:szCs w:val="18"/>
              </w:rPr>
            </w:pPr>
            <w:r>
              <w:rPr>
                <w:b/>
                <w:bCs/>
                <w:sz w:val="18"/>
                <w:szCs w:val="18"/>
              </w:rPr>
              <w:t>Value</w:t>
            </w:r>
          </w:p>
        </w:tc>
        <w:tc>
          <w:tcPr>
            <w:tcW w:w="1134" w:type="dxa"/>
            <w:tcBorders>
              <w:bottom w:val="single" w:sz="4" w:space="0" w:color="auto"/>
            </w:tcBorders>
          </w:tcPr>
          <w:p w14:paraId="6BD51BCD" w14:textId="77777777" w:rsidR="007B7A28" w:rsidRDefault="007B7A28" w:rsidP="00B85517">
            <w:pPr>
              <w:pStyle w:val="MDPI42tablebody"/>
              <w:spacing w:line="240" w:lineRule="auto"/>
              <w:rPr>
                <w:b/>
                <w:bCs/>
                <w:sz w:val="18"/>
                <w:szCs w:val="18"/>
              </w:rPr>
            </w:pPr>
            <w:r>
              <w:rPr>
                <w:b/>
                <w:bCs/>
                <w:sz w:val="18"/>
                <w:szCs w:val="18"/>
              </w:rPr>
              <w:t>Units</w:t>
            </w:r>
          </w:p>
        </w:tc>
      </w:tr>
      <w:tr w:rsidR="007B7A28" w:rsidRPr="00D4314B" w14:paraId="4F86793C" w14:textId="77777777" w:rsidTr="00F16834">
        <w:trPr>
          <w:trHeight w:val="332"/>
        </w:trPr>
        <w:tc>
          <w:tcPr>
            <w:tcW w:w="4055" w:type="dxa"/>
            <w:shd w:val="clear" w:color="auto" w:fill="auto"/>
          </w:tcPr>
          <w:p w14:paraId="166CA54B" w14:textId="13F32A8F" w:rsidR="007B7A28" w:rsidRPr="00F220D4" w:rsidRDefault="007B7A28" w:rsidP="00AE4416">
            <w:pPr>
              <w:pStyle w:val="MDPI42tablebody"/>
              <w:spacing w:line="240" w:lineRule="auto"/>
              <w:jc w:val="left"/>
            </w:pPr>
            <w:r>
              <w:t>Net p</w:t>
            </w:r>
            <w:r w:rsidRPr="007206BA">
              <w:t>ower output</w:t>
            </w:r>
            <w:r w:rsidR="004B674F">
              <w:t xml:space="preserve"> [</w:t>
            </w:r>
            <w:r w:rsidR="0082187F">
              <w:fldChar w:fldCharType="begin"/>
            </w:r>
            <w:r w:rsidR="0082187F">
              <w:instrText xml:space="preserve"> REF _Ref198560945 \r \h </w:instrText>
            </w:r>
            <w:r w:rsidR="0082187F">
              <w:fldChar w:fldCharType="separate"/>
            </w:r>
            <w:r w:rsidR="00C0577D">
              <w:t>44</w:t>
            </w:r>
            <w:r w:rsidR="0082187F">
              <w:fldChar w:fldCharType="end"/>
            </w:r>
            <w:r w:rsidR="004B674F">
              <w:t>]</w:t>
            </w:r>
          </w:p>
        </w:tc>
        <w:tc>
          <w:tcPr>
            <w:tcW w:w="1275" w:type="dxa"/>
          </w:tcPr>
          <w:p w14:paraId="575FDD72" w14:textId="5C89CA64" w:rsidR="007B7A28" w:rsidRPr="00A51EC9" w:rsidRDefault="00000000" w:rsidP="00B85517">
            <w:pPr>
              <w:pStyle w:val="MDPI42tablebody"/>
              <w:spacing w:line="240" w:lineRule="auto"/>
            </w:pPr>
            <m:oMathPara>
              <m:oMath>
                <m:sSub>
                  <m:sSubPr>
                    <m:ctrlPr>
                      <w:rPr>
                        <w:rFonts w:ascii="Cambria Math" w:hAnsi="Cambria Math"/>
                        <w:i/>
                      </w:rPr>
                    </m:ctrlPr>
                  </m:sSubPr>
                  <m:e>
                    <m:acc>
                      <m:accPr>
                        <m:chr m:val="̇"/>
                        <m:ctrlPr>
                          <w:rPr>
                            <w:rFonts w:ascii="Cambria Math" w:hAnsi="Cambria Math"/>
                            <w:i/>
                            <w:szCs w:val="22"/>
                          </w:rPr>
                        </m:ctrlPr>
                      </m:accPr>
                      <m:e>
                        <m:r>
                          <w:rPr>
                            <w:rFonts w:ascii="Cambria Math" w:hAnsi="Cambria Math"/>
                          </w:rPr>
                          <m:t>W</m:t>
                        </m:r>
                      </m:e>
                    </m:acc>
                  </m:e>
                  <m:sub>
                    <m:r>
                      <w:rPr>
                        <w:rFonts w:ascii="Cambria Math" w:hAnsi="Cambria Math"/>
                      </w:rPr>
                      <m:t>net</m:t>
                    </m:r>
                  </m:sub>
                </m:sSub>
              </m:oMath>
            </m:oMathPara>
          </w:p>
        </w:tc>
        <w:tc>
          <w:tcPr>
            <w:tcW w:w="1418" w:type="dxa"/>
            <w:shd w:val="clear" w:color="auto" w:fill="auto"/>
          </w:tcPr>
          <w:p w14:paraId="610DDCDA" w14:textId="02C84085" w:rsidR="007B7A28" w:rsidRPr="00F220D4" w:rsidRDefault="007B7A28" w:rsidP="00B85517">
            <w:pPr>
              <w:pStyle w:val="MDPI42tablebody"/>
              <w:spacing w:line="240" w:lineRule="auto"/>
            </w:pPr>
            <w:r w:rsidRPr="007206BA">
              <w:t>10</w:t>
            </w:r>
          </w:p>
        </w:tc>
        <w:tc>
          <w:tcPr>
            <w:tcW w:w="1134" w:type="dxa"/>
          </w:tcPr>
          <w:p w14:paraId="6BDE7048" w14:textId="77777777" w:rsidR="007B7A28" w:rsidRPr="008B7B46" w:rsidRDefault="007B7A28" w:rsidP="00B85517">
            <w:pPr>
              <w:pStyle w:val="MDPI42tablebody"/>
              <w:spacing w:line="240" w:lineRule="auto"/>
            </w:pPr>
            <w:r>
              <w:t>MW</w:t>
            </w:r>
          </w:p>
        </w:tc>
      </w:tr>
      <w:tr w:rsidR="007B7A28" w:rsidRPr="00D4314B" w14:paraId="5E725903" w14:textId="77777777" w:rsidTr="00F16834">
        <w:trPr>
          <w:trHeight w:val="332"/>
        </w:trPr>
        <w:tc>
          <w:tcPr>
            <w:tcW w:w="4055" w:type="dxa"/>
            <w:shd w:val="clear" w:color="auto" w:fill="auto"/>
          </w:tcPr>
          <w:p w14:paraId="74E5CF08" w14:textId="0E095641" w:rsidR="007B7A28" w:rsidRPr="00F220D4" w:rsidRDefault="007B7A28" w:rsidP="00AE4416">
            <w:pPr>
              <w:pStyle w:val="MDPI42tablebody"/>
              <w:spacing w:line="240" w:lineRule="auto"/>
              <w:jc w:val="left"/>
            </w:pPr>
            <w:r w:rsidRPr="009272DA">
              <w:t>Turbine inlet temperature</w:t>
            </w:r>
            <w:r w:rsidR="00F16834">
              <w:t xml:space="preserve"> [</w:t>
            </w:r>
            <w:r w:rsidR="0082187F">
              <w:fldChar w:fldCharType="begin"/>
            </w:r>
            <w:r w:rsidR="0082187F">
              <w:instrText xml:space="preserve"> REF _Ref198560945 \r \h </w:instrText>
            </w:r>
            <w:r w:rsidR="0082187F">
              <w:fldChar w:fldCharType="separate"/>
            </w:r>
            <w:r w:rsidR="00C0577D">
              <w:t>44</w:t>
            </w:r>
            <w:r w:rsidR="0082187F">
              <w:fldChar w:fldCharType="end"/>
            </w:r>
            <w:r w:rsidR="00F16834">
              <w:t>]</w:t>
            </w:r>
          </w:p>
        </w:tc>
        <w:tc>
          <w:tcPr>
            <w:tcW w:w="1275" w:type="dxa"/>
          </w:tcPr>
          <w:p w14:paraId="2B50CD9B" w14:textId="22C4675D" w:rsidR="007B7A28" w:rsidRPr="00A51EC9" w:rsidRDefault="00B373D3" w:rsidP="00B85517">
            <w:pPr>
              <w:pStyle w:val="MDPI42tablebody"/>
              <w:spacing w:line="240" w:lineRule="auto"/>
            </w:pPr>
            <m:oMathPara>
              <m:oMath>
                <m:r>
                  <w:rPr>
                    <w:rFonts w:ascii="Cambria Math" w:hAnsi="Cambria Math"/>
                  </w:rPr>
                  <m:t>TIT</m:t>
                </m:r>
              </m:oMath>
            </m:oMathPara>
          </w:p>
        </w:tc>
        <w:tc>
          <w:tcPr>
            <w:tcW w:w="1418" w:type="dxa"/>
            <w:shd w:val="clear" w:color="auto" w:fill="auto"/>
          </w:tcPr>
          <w:p w14:paraId="2F4456C0" w14:textId="13BF41ED" w:rsidR="007B7A28" w:rsidRPr="00F220D4" w:rsidRDefault="007B7A28" w:rsidP="00B85517">
            <w:pPr>
              <w:pStyle w:val="MDPI42tablebody"/>
              <w:spacing w:line="240" w:lineRule="auto"/>
            </w:pPr>
            <w:r>
              <w:t>988</w:t>
            </w:r>
            <w:r w:rsidRPr="009272DA">
              <w:t>.15</w:t>
            </w:r>
          </w:p>
        </w:tc>
        <w:tc>
          <w:tcPr>
            <w:tcW w:w="1134" w:type="dxa"/>
          </w:tcPr>
          <w:p w14:paraId="6BC0CC81" w14:textId="77777777" w:rsidR="007B7A28" w:rsidRPr="008B7B46" w:rsidRDefault="007B7A28" w:rsidP="00B85517">
            <w:pPr>
              <w:pStyle w:val="MDPI42tablebody"/>
              <w:spacing w:line="240" w:lineRule="auto"/>
            </w:pPr>
            <w:r>
              <w:t>K</w:t>
            </w:r>
          </w:p>
        </w:tc>
      </w:tr>
      <w:tr w:rsidR="007D6780" w:rsidRPr="00D4314B" w14:paraId="0795E9D1" w14:textId="77777777" w:rsidTr="00F16834">
        <w:trPr>
          <w:trHeight w:val="332"/>
        </w:trPr>
        <w:tc>
          <w:tcPr>
            <w:tcW w:w="4055" w:type="dxa"/>
            <w:shd w:val="clear" w:color="auto" w:fill="auto"/>
          </w:tcPr>
          <w:p w14:paraId="1639D227" w14:textId="4D23E738" w:rsidR="007D6780" w:rsidRPr="009272DA" w:rsidRDefault="007D6780" w:rsidP="00AE4416">
            <w:pPr>
              <w:pStyle w:val="MDPI42tablebody"/>
              <w:spacing w:line="240" w:lineRule="auto"/>
              <w:jc w:val="left"/>
            </w:pPr>
            <w:r>
              <w:t>Compressor inlet temperature</w:t>
            </w:r>
            <w:r w:rsidR="004B674F">
              <w:t>*</w:t>
            </w:r>
          </w:p>
        </w:tc>
        <w:tc>
          <w:tcPr>
            <w:tcW w:w="1275" w:type="dxa"/>
          </w:tcPr>
          <w:p w14:paraId="433FEB13" w14:textId="447299C1" w:rsidR="007D6780" w:rsidRPr="00A51EC9" w:rsidRDefault="007D6780" w:rsidP="00B85517">
            <w:pPr>
              <w:pStyle w:val="MDPI42tablebody"/>
              <w:spacing w:line="240" w:lineRule="auto"/>
            </w:pPr>
            <m:oMathPara>
              <m:oMath>
                <m:r>
                  <w:rPr>
                    <w:rFonts w:ascii="Cambria Math" w:hAnsi="Cambria Math"/>
                  </w:rPr>
                  <m:t>CIT</m:t>
                </m:r>
              </m:oMath>
            </m:oMathPara>
          </w:p>
        </w:tc>
        <w:tc>
          <w:tcPr>
            <w:tcW w:w="1418" w:type="dxa"/>
            <w:shd w:val="clear" w:color="auto" w:fill="auto"/>
          </w:tcPr>
          <w:p w14:paraId="062A07A1" w14:textId="7A3EA8B7" w:rsidR="007D6780" w:rsidRPr="007D6780" w:rsidRDefault="00DF418D" w:rsidP="00B85517">
            <w:pPr>
              <w:pStyle w:val="MDPI42tablebody"/>
              <w:spacing w:line="240" w:lineRule="auto"/>
            </w:pPr>
            <w:r w:rsidRPr="00DF418D">
              <w:rPr>
                <w:rFonts w:ascii="Cambria Math" w:hAnsi="Cambria Math" w:cs="Cambria Math"/>
              </w:rPr>
              <w:t>≳</w:t>
            </w:r>
            <m:oMath>
              <m:sSub>
                <m:sSubPr>
                  <m:ctrlPr>
                    <w:rPr>
                      <w:rFonts w:ascii="Cambria Math" w:hAnsi="Cambria Math"/>
                      <w:i/>
                    </w:rPr>
                  </m:ctrlPr>
                </m:sSubPr>
                <m:e>
                  <m:r>
                    <w:rPr>
                      <w:rFonts w:ascii="Cambria Math" w:hAnsi="Cambria Math"/>
                    </w:rPr>
                    <m:t>T</m:t>
                  </m:r>
                </m:e>
                <m:sub>
                  <m:r>
                    <w:rPr>
                      <w:rFonts w:ascii="Cambria Math" w:hAnsi="Cambria Math"/>
                    </w:rPr>
                    <m:t>cr</m:t>
                  </m:r>
                </m:sub>
              </m:sSub>
            </m:oMath>
          </w:p>
        </w:tc>
        <w:tc>
          <w:tcPr>
            <w:tcW w:w="1134" w:type="dxa"/>
          </w:tcPr>
          <w:p w14:paraId="15736928" w14:textId="263460CD" w:rsidR="007D6780" w:rsidRPr="007D6780" w:rsidRDefault="007D6780" w:rsidP="00B85517">
            <w:pPr>
              <w:pStyle w:val="MDPI42tablebody"/>
              <w:spacing w:line="240" w:lineRule="auto"/>
            </w:pPr>
            <w:r w:rsidRPr="007D6780">
              <w:t>K</w:t>
            </w:r>
          </w:p>
        </w:tc>
      </w:tr>
      <w:tr w:rsidR="004B674F" w:rsidRPr="00D4314B" w14:paraId="3F0C5ED7" w14:textId="77777777" w:rsidTr="00F16834">
        <w:trPr>
          <w:trHeight w:val="332"/>
        </w:trPr>
        <w:tc>
          <w:tcPr>
            <w:tcW w:w="4055" w:type="dxa"/>
            <w:shd w:val="clear" w:color="auto" w:fill="auto"/>
          </w:tcPr>
          <w:p w14:paraId="523B05A1" w14:textId="5D0F1FC1" w:rsidR="004B674F" w:rsidRDefault="004B674F" w:rsidP="00AE4416">
            <w:pPr>
              <w:pStyle w:val="MDPI42tablebody"/>
              <w:spacing w:line="240" w:lineRule="auto"/>
              <w:jc w:val="left"/>
            </w:pPr>
            <w:r>
              <w:t>Compressor inlet pressure**</w:t>
            </w:r>
          </w:p>
        </w:tc>
        <w:tc>
          <w:tcPr>
            <w:tcW w:w="1275" w:type="dxa"/>
          </w:tcPr>
          <w:p w14:paraId="3D53E0FB" w14:textId="53B9B792" w:rsidR="004B674F" w:rsidRPr="00A51EC9" w:rsidRDefault="004B674F" w:rsidP="00B85517">
            <w:pPr>
              <w:pStyle w:val="MDPI42tablebody"/>
              <w:spacing w:line="240" w:lineRule="auto"/>
            </w:pPr>
            <m:oMathPara>
              <m:oMath>
                <m:r>
                  <w:rPr>
                    <w:rFonts w:ascii="Cambria Math" w:hAnsi="Cambria Math"/>
                  </w:rPr>
                  <m:t>CIP</m:t>
                </m:r>
              </m:oMath>
            </m:oMathPara>
          </w:p>
        </w:tc>
        <w:tc>
          <w:tcPr>
            <w:tcW w:w="1418" w:type="dxa"/>
            <w:shd w:val="clear" w:color="auto" w:fill="auto"/>
          </w:tcPr>
          <w:p w14:paraId="55EAE1D0" w14:textId="29023DA4" w:rsidR="004B674F" w:rsidRDefault="00000000" w:rsidP="00B85517">
            <w:pPr>
              <w:pStyle w:val="MDPI42tablebody"/>
              <w:spacing w:line="240" w:lineRule="auto"/>
            </w:pPr>
            <m:oMathPara>
              <m:oMath>
                <m:sSub>
                  <m:sSubPr>
                    <m:ctrlPr>
                      <w:rPr>
                        <w:rFonts w:ascii="Cambria Math" w:hAnsi="Cambria Math"/>
                        <w:i/>
                      </w:rPr>
                    </m:ctrlPr>
                  </m:sSubPr>
                  <m:e>
                    <m:r>
                      <w:rPr>
                        <w:rFonts w:ascii="Cambria Math" w:hAnsi="Cambria Math"/>
                      </w:rPr>
                      <m:t>P</m:t>
                    </m:r>
                  </m:e>
                  <m:sub>
                    <m:r>
                      <w:rPr>
                        <w:rFonts w:ascii="Cambria Math" w:hAnsi="Cambria Math"/>
                      </w:rPr>
                      <m:t>cr</m:t>
                    </m:r>
                  </m:sub>
                </m:sSub>
                <m:r>
                  <w:rPr>
                    <w:rFonts w:ascii="Cambria Math" w:hAnsi="Cambria Math"/>
                  </w:rPr>
                  <m:t xml:space="preserve"> + 2</m:t>
                </m:r>
              </m:oMath>
            </m:oMathPara>
          </w:p>
        </w:tc>
        <w:tc>
          <w:tcPr>
            <w:tcW w:w="1134" w:type="dxa"/>
          </w:tcPr>
          <w:p w14:paraId="2EE5C03B" w14:textId="568870E8" w:rsidR="004B674F" w:rsidRPr="007D6780" w:rsidRDefault="004B674F" w:rsidP="00B85517">
            <w:pPr>
              <w:pStyle w:val="MDPI42tablebody"/>
              <w:spacing w:line="240" w:lineRule="auto"/>
            </w:pPr>
            <w:r>
              <w:t>MPa</w:t>
            </w:r>
          </w:p>
        </w:tc>
      </w:tr>
      <w:tr w:rsidR="007B7A28" w:rsidRPr="00D4314B" w14:paraId="40CB0789" w14:textId="77777777" w:rsidTr="00F16834">
        <w:trPr>
          <w:trHeight w:val="332"/>
        </w:trPr>
        <w:tc>
          <w:tcPr>
            <w:tcW w:w="4055" w:type="dxa"/>
            <w:shd w:val="clear" w:color="auto" w:fill="auto"/>
          </w:tcPr>
          <w:p w14:paraId="63CDB482" w14:textId="5CB2C14D" w:rsidR="007B7A28" w:rsidRPr="00F220D4" w:rsidRDefault="007B7A28" w:rsidP="00AE4416">
            <w:pPr>
              <w:pStyle w:val="MDPI42tablebody"/>
              <w:spacing w:line="240" w:lineRule="auto"/>
              <w:jc w:val="left"/>
            </w:pPr>
            <w:r>
              <w:t>Compressor out</w:t>
            </w:r>
            <w:r w:rsidRPr="009272DA">
              <w:t xml:space="preserve">let </w:t>
            </w:r>
            <w:r>
              <w:t>p</w:t>
            </w:r>
            <w:r w:rsidRPr="009272DA">
              <w:t>ressure</w:t>
            </w:r>
            <w:r w:rsidR="00F16834">
              <w:t xml:space="preserve"> [</w:t>
            </w:r>
            <w:r w:rsidR="0082187F">
              <w:fldChar w:fldCharType="begin"/>
            </w:r>
            <w:r w:rsidR="0082187F">
              <w:instrText xml:space="preserve"> REF _Ref198560945 \r \h </w:instrText>
            </w:r>
            <w:r w:rsidR="0082187F">
              <w:fldChar w:fldCharType="separate"/>
            </w:r>
            <w:r w:rsidR="00C0577D">
              <w:t>44</w:t>
            </w:r>
            <w:r w:rsidR="0082187F">
              <w:fldChar w:fldCharType="end"/>
            </w:r>
            <w:r w:rsidR="00F16834">
              <w:t>]</w:t>
            </w:r>
          </w:p>
        </w:tc>
        <w:tc>
          <w:tcPr>
            <w:tcW w:w="1275" w:type="dxa"/>
          </w:tcPr>
          <w:p w14:paraId="6E548375" w14:textId="35B04451" w:rsidR="007B7A28" w:rsidRPr="009272DA" w:rsidRDefault="00000000" w:rsidP="00B85517">
            <w:pPr>
              <w:pStyle w:val="MDPI42tablebody"/>
              <w:spacing w:line="240" w:lineRule="auto"/>
            </w:pPr>
            <m:oMathPara>
              <m:oMath>
                <m:sSub>
                  <m:sSubPr>
                    <m:ctrlPr>
                      <w:rPr>
                        <w:rFonts w:ascii="Cambria Math" w:hAnsi="Cambria Math"/>
                        <w:i/>
                      </w:rPr>
                    </m:ctrlPr>
                  </m:sSubPr>
                  <m:e>
                    <m:r>
                      <w:rPr>
                        <w:rFonts w:ascii="Cambria Math" w:hAnsi="Cambria Math"/>
                      </w:rPr>
                      <m:t>P</m:t>
                    </m:r>
                  </m:e>
                  <m:sub>
                    <m:r>
                      <w:rPr>
                        <w:rFonts w:ascii="Cambria Math" w:hAnsi="Cambria Math"/>
                        <w:vertAlign w:val="subscript"/>
                      </w:rPr>
                      <m:t>MC,out</m:t>
                    </m:r>
                  </m:sub>
                </m:sSub>
              </m:oMath>
            </m:oMathPara>
          </w:p>
        </w:tc>
        <w:tc>
          <w:tcPr>
            <w:tcW w:w="1418" w:type="dxa"/>
            <w:shd w:val="clear" w:color="auto" w:fill="auto"/>
          </w:tcPr>
          <w:p w14:paraId="6592D90F" w14:textId="55EC891A" w:rsidR="007B7A28" w:rsidRPr="00F220D4" w:rsidRDefault="007B7A28" w:rsidP="00B85517">
            <w:pPr>
              <w:pStyle w:val="MDPI42tablebody"/>
              <w:spacing w:line="240" w:lineRule="auto"/>
            </w:pPr>
            <w:r w:rsidRPr="009272DA">
              <w:t>2</w:t>
            </w:r>
            <w:r>
              <w:t>6.5</w:t>
            </w:r>
          </w:p>
        </w:tc>
        <w:tc>
          <w:tcPr>
            <w:tcW w:w="1134" w:type="dxa"/>
          </w:tcPr>
          <w:p w14:paraId="4D9DFBA0" w14:textId="77777777" w:rsidR="007B7A28" w:rsidRPr="008B7B46" w:rsidRDefault="007B7A28" w:rsidP="00B85517">
            <w:pPr>
              <w:pStyle w:val="MDPI42tablebody"/>
              <w:spacing w:line="240" w:lineRule="auto"/>
            </w:pPr>
            <w:r>
              <w:t>MPa</w:t>
            </w:r>
          </w:p>
        </w:tc>
      </w:tr>
      <w:tr w:rsidR="007B7A28" w:rsidRPr="00D4314B" w14:paraId="4AF66CDC" w14:textId="77777777" w:rsidTr="00F16834">
        <w:trPr>
          <w:trHeight w:val="332"/>
        </w:trPr>
        <w:tc>
          <w:tcPr>
            <w:tcW w:w="4055" w:type="dxa"/>
            <w:shd w:val="clear" w:color="auto" w:fill="auto"/>
          </w:tcPr>
          <w:p w14:paraId="47ECE783" w14:textId="513A411D" w:rsidR="007B7A28" w:rsidRPr="009272DA" w:rsidRDefault="007B7A28" w:rsidP="00AE4416">
            <w:pPr>
              <w:pStyle w:val="MDPI42tablebody"/>
              <w:spacing w:line="240" w:lineRule="auto"/>
              <w:jc w:val="left"/>
            </w:pPr>
            <w:r>
              <w:t>Heat exchange conductance for the LT</w:t>
            </w:r>
            <w:r w:rsidR="00DF418D">
              <w:t>R</w:t>
            </w:r>
            <w:r w:rsidR="00F16834">
              <w:t xml:space="preserve"> [</w:t>
            </w:r>
            <w:r w:rsidR="0082187F">
              <w:fldChar w:fldCharType="begin"/>
            </w:r>
            <w:r w:rsidR="0082187F">
              <w:instrText xml:space="preserve"> REF _Ref198560945 \r \h </w:instrText>
            </w:r>
            <w:r w:rsidR="0082187F">
              <w:fldChar w:fldCharType="separate"/>
            </w:r>
            <w:r w:rsidR="00C0577D">
              <w:t>44</w:t>
            </w:r>
            <w:r w:rsidR="0082187F">
              <w:fldChar w:fldCharType="end"/>
            </w:r>
            <w:r w:rsidR="00F16834">
              <w:t>]</w:t>
            </w:r>
          </w:p>
        </w:tc>
        <w:tc>
          <w:tcPr>
            <w:tcW w:w="1275" w:type="dxa"/>
          </w:tcPr>
          <w:p w14:paraId="3E4AC278" w14:textId="14E64333" w:rsidR="007B7A28" w:rsidRDefault="00B373D3" w:rsidP="00AE4416">
            <w:pPr>
              <w:pStyle w:val="MDPI42tablebody"/>
              <w:spacing w:line="240" w:lineRule="auto"/>
            </w:pPr>
            <m:oMathPara>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vertAlign w:val="subscript"/>
                      </w:rPr>
                      <m:t>LTR</m:t>
                    </m:r>
                  </m:sub>
                </m:sSub>
              </m:oMath>
            </m:oMathPara>
          </w:p>
        </w:tc>
        <w:tc>
          <w:tcPr>
            <w:tcW w:w="1418" w:type="dxa"/>
            <w:shd w:val="clear" w:color="auto" w:fill="auto"/>
          </w:tcPr>
          <w:p w14:paraId="667A7723" w14:textId="1C7D2E04" w:rsidR="007B7A28" w:rsidRPr="009272DA" w:rsidRDefault="00DF418D" w:rsidP="00AE4416">
            <w:pPr>
              <w:pStyle w:val="MDPI42tablebody"/>
              <w:spacing w:line="240" w:lineRule="auto"/>
            </w:pPr>
            <m:oMathPara>
              <m:oMath>
                <m:r>
                  <w:rPr>
                    <w:rFonts w:ascii="Cambria Math" w:hAnsi="Cambria Math"/>
                  </w:rPr>
                  <m:t>1550</m:t>
                </m:r>
                <m:r>
                  <w:rPr>
                    <w:rFonts w:ascii="Cambria Math" w:hAnsi="Cambria Math"/>
                    <w:i/>
                  </w:rPr>
                  <w:sym w:font="Wingdings" w:char="F0E0"/>
                </m:r>
                <m:r>
                  <w:rPr>
                    <w:rFonts w:ascii="Cambria Math" w:hAnsi="Cambria Math"/>
                  </w:rPr>
                  <m:t xml:space="preserve"> 5250</m:t>
                </m:r>
              </m:oMath>
            </m:oMathPara>
          </w:p>
        </w:tc>
        <w:tc>
          <w:tcPr>
            <w:tcW w:w="1134" w:type="dxa"/>
          </w:tcPr>
          <w:p w14:paraId="03395ECC" w14:textId="17BD2ABD" w:rsidR="007B7A28" w:rsidRPr="008B7B46" w:rsidRDefault="007B7A28" w:rsidP="00AE4416">
            <w:pPr>
              <w:pStyle w:val="MDPI42tablebody"/>
              <w:spacing w:line="240" w:lineRule="auto"/>
            </w:pPr>
            <w:r>
              <w:t>kW/K</w:t>
            </w:r>
          </w:p>
        </w:tc>
      </w:tr>
      <w:tr w:rsidR="007B7A28" w:rsidRPr="00D4314B" w14:paraId="75AAC7DD" w14:textId="77777777" w:rsidTr="00F16834">
        <w:trPr>
          <w:trHeight w:val="332"/>
        </w:trPr>
        <w:tc>
          <w:tcPr>
            <w:tcW w:w="4055" w:type="dxa"/>
            <w:shd w:val="clear" w:color="auto" w:fill="auto"/>
          </w:tcPr>
          <w:p w14:paraId="6ABB08F7" w14:textId="46B6D994" w:rsidR="007B7A28" w:rsidRPr="00F220D4" w:rsidRDefault="007B7A28" w:rsidP="00AE4416">
            <w:pPr>
              <w:pStyle w:val="MDPI42tablebody"/>
              <w:spacing w:line="240" w:lineRule="auto"/>
              <w:jc w:val="left"/>
            </w:pPr>
            <w:r>
              <w:t>Heat exchange conductance for the HT</w:t>
            </w:r>
            <w:r w:rsidR="00DF418D">
              <w:t>R</w:t>
            </w:r>
            <w:r w:rsidR="00F16834">
              <w:t xml:space="preserve"> [</w:t>
            </w:r>
            <w:r w:rsidR="0082187F">
              <w:fldChar w:fldCharType="begin"/>
            </w:r>
            <w:r w:rsidR="0082187F">
              <w:instrText xml:space="preserve"> REF _Ref198560945 \r \h </w:instrText>
            </w:r>
            <w:r w:rsidR="0082187F">
              <w:fldChar w:fldCharType="separate"/>
            </w:r>
            <w:r w:rsidR="00C0577D">
              <w:t>44</w:t>
            </w:r>
            <w:r w:rsidR="0082187F">
              <w:fldChar w:fldCharType="end"/>
            </w:r>
            <w:r w:rsidR="00F16834">
              <w:t>]</w:t>
            </w:r>
          </w:p>
        </w:tc>
        <w:tc>
          <w:tcPr>
            <w:tcW w:w="1275" w:type="dxa"/>
          </w:tcPr>
          <w:p w14:paraId="5F8AD620" w14:textId="6727E950" w:rsidR="007B7A28" w:rsidRDefault="00B373D3" w:rsidP="00AE4416">
            <w:pPr>
              <w:pStyle w:val="MDPI42tablebody"/>
              <w:spacing w:line="240" w:lineRule="auto"/>
            </w:pPr>
            <m:oMathPara>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vertAlign w:val="subscript"/>
                      </w:rPr>
                      <m:t>HTR</m:t>
                    </m:r>
                  </m:sub>
                </m:sSub>
              </m:oMath>
            </m:oMathPara>
          </w:p>
        </w:tc>
        <w:tc>
          <w:tcPr>
            <w:tcW w:w="1418" w:type="dxa"/>
            <w:shd w:val="clear" w:color="auto" w:fill="auto"/>
          </w:tcPr>
          <w:p w14:paraId="2453E2CB" w14:textId="60EC4936" w:rsidR="007B7A28" w:rsidRPr="00F220D4" w:rsidRDefault="00DF418D" w:rsidP="00AE4416">
            <w:pPr>
              <w:pStyle w:val="MDPI42tablebody"/>
              <w:spacing w:line="240" w:lineRule="auto"/>
            </w:pPr>
            <m:oMathPara>
              <m:oMath>
                <m:r>
                  <w:rPr>
                    <w:rFonts w:ascii="Cambria Math" w:hAnsi="Cambria Math"/>
                  </w:rPr>
                  <m:t>1950</m:t>
                </m:r>
                <m:r>
                  <w:rPr>
                    <w:rFonts w:ascii="Cambria Math" w:hAnsi="Cambria Math"/>
                    <w:i/>
                  </w:rPr>
                  <w:sym w:font="Wingdings" w:char="F0E0"/>
                </m:r>
                <m:r>
                  <w:rPr>
                    <w:rFonts w:ascii="Cambria Math" w:hAnsi="Cambria Math"/>
                  </w:rPr>
                  <m:t xml:space="preserve"> 5500</m:t>
                </m:r>
              </m:oMath>
            </m:oMathPara>
          </w:p>
        </w:tc>
        <w:tc>
          <w:tcPr>
            <w:tcW w:w="1134" w:type="dxa"/>
          </w:tcPr>
          <w:p w14:paraId="41305146" w14:textId="26468241" w:rsidR="007B7A28" w:rsidRPr="008B7B46" w:rsidRDefault="007B7A28" w:rsidP="00AE4416">
            <w:pPr>
              <w:pStyle w:val="MDPI42tablebody"/>
              <w:spacing w:line="240" w:lineRule="auto"/>
            </w:pPr>
            <w:r>
              <w:t>kW/K</w:t>
            </w:r>
          </w:p>
        </w:tc>
      </w:tr>
      <w:tr w:rsidR="007B7A28" w:rsidRPr="00D4314B" w14:paraId="238B8386" w14:textId="77777777" w:rsidTr="00F16834">
        <w:trPr>
          <w:trHeight w:val="332"/>
        </w:trPr>
        <w:tc>
          <w:tcPr>
            <w:tcW w:w="4055" w:type="dxa"/>
            <w:shd w:val="clear" w:color="auto" w:fill="auto"/>
          </w:tcPr>
          <w:p w14:paraId="33C25688" w14:textId="4283D176" w:rsidR="007B7A28" w:rsidRPr="00F220D4" w:rsidRDefault="007B7A28" w:rsidP="00AE4416">
            <w:pPr>
              <w:pStyle w:val="MDPI42tablebody"/>
              <w:spacing w:line="240" w:lineRule="auto"/>
              <w:jc w:val="left"/>
            </w:pPr>
            <w:r w:rsidRPr="009272DA">
              <w:lastRenderedPageBreak/>
              <w:t>Turbine isentropic efficiency</w:t>
            </w:r>
            <w:r w:rsidR="006622E5">
              <w:t xml:space="preserve"> [</w:t>
            </w:r>
            <w:r w:rsidR="006622E5">
              <w:fldChar w:fldCharType="begin"/>
            </w:r>
            <w:r w:rsidR="006622E5">
              <w:instrText xml:space="preserve"> REF _Ref198569145 \r \h </w:instrText>
            </w:r>
            <w:r w:rsidR="006622E5">
              <w:fldChar w:fldCharType="separate"/>
            </w:r>
            <w:r w:rsidR="006622E5">
              <w:t>45</w:t>
            </w:r>
            <w:r w:rsidR="006622E5">
              <w:fldChar w:fldCharType="end"/>
            </w:r>
            <w:r w:rsidR="006622E5">
              <w:t>]</w:t>
            </w:r>
          </w:p>
        </w:tc>
        <w:tc>
          <w:tcPr>
            <w:tcW w:w="1275" w:type="dxa"/>
          </w:tcPr>
          <w:p w14:paraId="4038D90B" w14:textId="7F38DEA4" w:rsidR="007B7A28" w:rsidRPr="009272DA" w:rsidRDefault="00000000" w:rsidP="00AE4416">
            <w:pPr>
              <w:pStyle w:val="MDPI42tablebody"/>
              <w:spacing w:line="240" w:lineRule="auto"/>
            </w:pPr>
            <m:oMathPara>
              <m:oMath>
                <m:sSub>
                  <m:sSubPr>
                    <m:ctrlPr>
                      <w:rPr>
                        <w:rFonts w:ascii="Cambria Math" w:hAnsi="Cambria Math"/>
                        <w:i/>
                      </w:rPr>
                    </m:ctrlPr>
                  </m:sSubPr>
                  <m:e>
                    <m:r>
                      <w:rPr>
                        <w:rFonts w:ascii="Cambria Math" w:hAnsi="Cambria Math"/>
                      </w:rPr>
                      <m:t>η</m:t>
                    </m:r>
                  </m:e>
                  <m:sub>
                    <m:r>
                      <w:rPr>
                        <w:rFonts w:ascii="Cambria Math" w:hAnsi="Cambria Math"/>
                      </w:rPr>
                      <m:t>turb</m:t>
                    </m:r>
                  </m:sub>
                </m:sSub>
              </m:oMath>
            </m:oMathPara>
          </w:p>
        </w:tc>
        <w:tc>
          <w:tcPr>
            <w:tcW w:w="1418" w:type="dxa"/>
            <w:shd w:val="clear" w:color="auto" w:fill="auto"/>
          </w:tcPr>
          <w:p w14:paraId="417E72F4" w14:textId="6C4578D1" w:rsidR="007B7A28" w:rsidRPr="00F220D4" w:rsidRDefault="007B7A28" w:rsidP="00AE4416">
            <w:pPr>
              <w:pStyle w:val="MDPI42tablebody"/>
              <w:spacing w:line="240" w:lineRule="auto"/>
            </w:pPr>
            <w:r w:rsidRPr="009272DA">
              <w:t>0.</w:t>
            </w:r>
            <w:r>
              <w:t>85</w:t>
            </w:r>
          </w:p>
        </w:tc>
        <w:tc>
          <w:tcPr>
            <w:tcW w:w="1134" w:type="dxa"/>
          </w:tcPr>
          <w:p w14:paraId="2B0CC26C" w14:textId="1C85204C" w:rsidR="007B7A28" w:rsidRPr="008B7B46" w:rsidRDefault="007B7A28" w:rsidP="00AE4416">
            <w:pPr>
              <w:pStyle w:val="MDPI42tablebody"/>
              <w:spacing w:line="240" w:lineRule="auto"/>
            </w:pPr>
            <w:r>
              <w:t>--</w:t>
            </w:r>
          </w:p>
        </w:tc>
      </w:tr>
      <w:tr w:rsidR="007B7A28" w:rsidRPr="00D4314B" w14:paraId="796D1620" w14:textId="77777777" w:rsidTr="00F16834">
        <w:trPr>
          <w:trHeight w:val="332"/>
        </w:trPr>
        <w:tc>
          <w:tcPr>
            <w:tcW w:w="4055" w:type="dxa"/>
            <w:shd w:val="clear" w:color="auto" w:fill="auto"/>
          </w:tcPr>
          <w:p w14:paraId="353EAAD2" w14:textId="2904F0F0" w:rsidR="007B7A28" w:rsidRDefault="007B7A28" w:rsidP="00AE4416">
            <w:pPr>
              <w:pStyle w:val="MDPI42tablebody"/>
              <w:spacing w:line="240" w:lineRule="auto"/>
              <w:jc w:val="left"/>
            </w:pPr>
            <w:r>
              <w:t xml:space="preserve">Main </w:t>
            </w:r>
            <w:r w:rsidRPr="009272DA">
              <w:t>compressor isentropic efficiency</w:t>
            </w:r>
            <w:r w:rsidR="006622E5">
              <w:t xml:space="preserve"> [</w:t>
            </w:r>
            <w:r w:rsidR="006622E5">
              <w:fldChar w:fldCharType="begin"/>
            </w:r>
            <w:r w:rsidR="006622E5">
              <w:instrText xml:space="preserve"> REF _Ref198569145 \r \h </w:instrText>
            </w:r>
            <w:r w:rsidR="006622E5">
              <w:fldChar w:fldCharType="separate"/>
            </w:r>
            <w:r w:rsidR="006622E5">
              <w:t>45</w:t>
            </w:r>
            <w:r w:rsidR="006622E5">
              <w:fldChar w:fldCharType="end"/>
            </w:r>
            <w:r w:rsidR="006622E5">
              <w:t>]</w:t>
            </w:r>
          </w:p>
        </w:tc>
        <w:tc>
          <w:tcPr>
            <w:tcW w:w="1275" w:type="dxa"/>
          </w:tcPr>
          <w:p w14:paraId="644A4E95" w14:textId="7D03B2E3" w:rsidR="007B7A28" w:rsidRPr="009272DA" w:rsidRDefault="00000000" w:rsidP="00AE4416">
            <w:pPr>
              <w:pStyle w:val="MDPI42tablebody"/>
              <w:spacing w:line="240" w:lineRule="auto"/>
            </w:pPr>
            <m:oMathPara>
              <m:oMath>
                <m:sSub>
                  <m:sSubPr>
                    <m:ctrlPr>
                      <w:rPr>
                        <w:rFonts w:ascii="Cambria Math" w:hAnsi="Cambria Math"/>
                        <w:i/>
                      </w:rPr>
                    </m:ctrlPr>
                  </m:sSubPr>
                  <m:e>
                    <m:r>
                      <w:rPr>
                        <w:rFonts w:ascii="Cambria Math" w:hAnsi="Cambria Math"/>
                      </w:rPr>
                      <m:t>η</m:t>
                    </m:r>
                  </m:e>
                  <m:sub>
                    <m:r>
                      <w:rPr>
                        <w:rFonts w:ascii="Cambria Math" w:hAnsi="Cambria Math"/>
                      </w:rPr>
                      <m:t>MC</m:t>
                    </m:r>
                  </m:sub>
                </m:sSub>
              </m:oMath>
            </m:oMathPara>
          </w:p>
        </w:tc>
        <w:tc>
          <w:tcPr>
            <w:tcW w:w="1418" w:type="dxa"/>
            <w:shd w:val="clear" w:color="auto" w:fill="auto"/>
          </w:tcPr>
          <w:p w14:paraId="402BF87B" w14:textId="5FEB6338" w:rsidR="007B7A28" w:rsidRDefault="007B7A28" w:rsidP="00AE4416">
            <w:pPr>
              <w:pStyle w:val="MDPI42tablebody"/>
              <w:spacing w:line="240" w:lineRule="auto"/>
            </w:pPr>
            <w:r w:rsidRPr="009272DA">
              <w:t>0.</w:t>
            </w:r>
            <w:r>
              <w:t>80</w:t>
            </w:r>
          </w:p>
        </w:tc>
        <w:tc>
          <w:tcPr>
            <w:tcW w:w="1134" w:type="dxa"/>
          </w:tcPr>
          <w:p w14:paraId="71E85761" w14:textId="303F9ED6" w:rsidR="007B7A28" w:rsidRDefault="007B7A28" w:rsidP="00AE4416">
            <w:pPr>
              <w:pStyle w:val="MDPI42tablebody"/>
              <w:spacing w:line="240" w:lineRule="auto"/>
            </w:pPr>
            <w:r>
              <w:t>--</w:t>
            </w:r>
          </w:p>
        </w:tc>
      </w:tr>
      <w:tr w:rsidR="007B7A28" w:rsidRPr="00D4314B" w14:paraId="06FE405E" w14:textId="77777777" w:rsidTr="00F16834">
        <w:trPr>
          <w:trHeight w:val="332"/>
        </w:trPr>
        <w:tc>
          <w:tcPr>
            <w:tcW w:w="4055" w:type="dxa"/>
            <w:shd w:val="clear" w:color="auto" w:fill="auto"/>
          </w:tcPr>
          <w:p w14:paraId="68F6CD6C" w14:textId="13BD3D81" w:rsidR="007B7A28" w:rsidRDefault="007B7A28" w:rsidP="00AE4416">
            <w:pPr>
              <w:pStyle w:val="MDPI42tablebody"/>
              <w:spacing w:line="240" w:lineRule="auto"/>
              <w:jc w:val="left"/>
            </w:pPr>
            <w:r>
              <w:t xml:space="preserve">Re-compressor </w:t>
            </w:r>
            <w:r w:rsidRPr="009272DA">
              <w:t>isentropic efficiency</w:t>
            </w:r>
          </w:p>
        </w:tc>
        <w:tc>
          <w:tcPr>
            <w:tcW w:w="1275" w:type="dxa"/>
          </w:tcPr>
          <w:p w14:paraId="7DAB3AB5" w14:textId="05454AE7" w:rsidR="007B7A28" w:rsidRDefault="00000000" w:rsidP="00AE4416">
            <w:pPr>
              <w:pStyle w:val="MDPI42tablebody"/>
              <w:spacing w:line="240" w:lineRule="auto"/>
            </w:pPr>
            <m:oMathPara>
              <m:oMath>
                <m:sSub>
                  <m:sSubPr>
                    <m:ctrlPr>
                      <w:rPr>
                        <w:rFonts w:ascii="Cambria Math" w:hAnsi="Cambria Math"/>
                        <w:i/>
                      </w:rPr>
                    </m:ctrlPr>
                  </m:sSubPr>
                  <m:e>
                    <m:r>
                      <w:rPr>
                        <w:rFonts w:ascii="Cambria Math" w:hAnsi="Cambria Math"/>
                      </w:rPr>
                      <m:t>η</m:t>
                    </m:r>
                  </m:e>
                  <m:sub>
                    <m:r>
                      <w:rPr>
                        <w:rFonts w:ascii="Cambria Math" w:hAnsi="Cambria Math"/>
                      </w:rPr>
                      <m:t>RC</m:t>
                    </m:r>
                  </m:sub>
                </m:sSub>
              </m:oMath>
            </m:oMathPara>
          </w:p>
        </w:tc>
        <w:tc>
          <w:tcPr>
            <w:tcW w:w="1418" w:type="dxa"/>
            <w:shd w:val="clear" w:color="auto" w:fill="auto"/>
          </w:tcPr>
          <w:p w14:paraId="5F33958E" w14:textId="11B591E8" w:rsidR="007B7A28" w:rsidRDefault="007B7A28" w:rsidP="00AE4416">
            <w:pPr>
              <w:pStyle w:val="MDPI42tablebody"/>
              <w:spacing w:line="240" w:lineRule="auto"/>
            </w:pPr>
            <w:r>
              <w:t>0.71</w:t>
            </w:r>
          </w:p>
        </w:tc>
        <w:tc>
          <w:tcPr>
            <w:tcW w:w="1134" w:type="dxa"/>
          </w:tcPr>
          <w:p w14:paraId="58FD42F3" w14:textId="7028C129" w:rsidR="007B7A28" w:rsidRDefault="007B7A28" w:rsidP="00AE4416">
            <w:pPr>
              <w:pStyle w:val="MDPI42tablebody"/>
              <w:spacing w:line="240" w:lineRule="auto"/>
            </w:pPr>
            <w:r>
              <w:t>--</w:t>
            </w:r>
          </w:p>
        </w:tc>
      </w:tr>
      <w:tr w:rsidR="007B7A28" w:rsidRPr="00D4314B" w14:paraId="776A4761" w14:textId="77777777" w:rsidTr="00F16834">
        <w:trPr>
          <w:trHeight w:val="332"/>
        </w:trPr>
        <w:tc>
          <w:tcPr>
            <w:tcW w:w="4055" w:type="dxa"/>
            <w:shd w:val="clear" w:color="auto" w:fill="auto"/>
          </w:tcPr>
          <w:p w14:paraId="35A19489" w14:textId="69BABB01" w:rsidR="007B7A28" w:rsidRDefault="007B7A28" w:rsidP="00AE4416">
            <w:pPr>
              <w:pStyle w:val="MDPI42tablebody"/>
              <w:spacing w:line="240" w:lineRule="auto"/>
              <w:jc w:val="left"/>
            </w:pPr>
            <w:r>
              <w:t>Generator efficiency</w:t>
            </w:r>
            <w:r w:rsidR="006622E5">
              <w:t xml:space="preserve"> </w:t>
            </w:r>
          </w:p>
        </w:tc>
        <w:tc>
          <w:tcPr>
            <w:tcW w:w="1275" w:type="dxa"/>
          </w:tcPr>
          <w:p w14:paraId="48ACD53C" w14:textId="2F5D979B" w:rsidR="007B7A28" w:rsidRDefault="00000000" w:rsidP="00AE4416">
            <w:pPr>
              <w:pStyle w:val="MDPI42tablebody"/>
              <w:spacing w:line="240" w:lineRule="auto"/>
            </w:pPr>
            <m:oMathPara>
              <m:oMath>
                <m:sSub>
                  <m:sSubPr>
                    <m:ctrlPr>
                      <w:rPr>
                        <w:rFonts w:ascii="Cambria Math" w:hAnsi="Cambria Math"/>
                        <w:i/>
                      </w:rPr>
                    </m:ctrlPr>
                  </m:sSubPr>
                  <m:e>
                    <m:r>
                      <w:rPr>
                        <w:rFonts w:ascii="Cambria Math" w:hAnsi="Cambria Math"/>
                      </w:rPr>
                      <m:t>η</m:t>
                    </m:r>
                  </m:e>
                  <m:sub>
                    <m:r>
                      <w:rPr>
                        <w:rFonts w:ascii="Cambria Math" w:hAnsi="Cambria Math"/>
                      </w:rPr>
                      <m:t>g</m:t>
                    </m:r>
                  </m:sub>
                </m:sSub>
              </m:oMath>
            </m:oMathPara>
          </w:p>
        </w:tc>
        <w:tc>
          <w:tcPr>
            <w:tcW w:w="1418" w:type="dxa"/>
            <w:shd w:val="clear" w:color="auto" w:fill="auto"/>
          </w:tcPr>
          <w:p w14:paraId="12CC1893" w14:textId="2CF83242" w:rsidR="007B7A28" w:rsidRDefault="007B7A28" w:rsidP="00AE4416">
            <w:pPr>
              <w:pStyle w:val="MDPI42tablebody"/>
              <w:spacing w:line="240" w:lineRule="auto"/>
            </w:pPr>
            <w:r>
              <w:t>0.96</w:t>
            </w:r>
          </w:p>
        </w:tc>
        <w:tc>
          <w:tcPr>
            <w:tcW w:w="1134" w:type="dxa"/>
          </w:tcPr>
          <w:p w14:paraId="3AD779D9" w14:textId="28C1DD06" w:rsidR="007B7A28" w:rsidRDefault="007B7A28" w:rsidP="00AE4416">
            <w:pPr>
              <w:pStyle w:val="MDPI42tablebody"/>
              <w:spacing w:line="240" w:lineRule="auto"/>
            </w:pPr>
            <w:r>
              <w:t>--</w:t>
            </w:r>
          </w:p>
        </w:tc>
      </w:tr>
      <w:tr w:rsidR="007B7A28" w:rsidRPr="00D4314B" w14:paraId="6ECFAD62" w14:textId="77777777" w:rsidTr="00F16834">
        <w:trPr>
          <w:trHeight w:val="332"/>
        </w:trPr>
        <w:tc>
          <w:tcPr>
            <w:tcW w:w="4055" w:type="dxa"/>
            <w:shd w:val="clear" w:color="auto" w:fill="auto"/>
          </w:tcPr>
          <w:p w14:paraId="4341545E" w14:textId="1DCF3140" w:rsidR="007B7A28" w:rsidRDefault="007B7A28" w:rsidP="00AE4416">
            <w:pPr>
              <w:pStyle w:val="MDPI42tablebody"/>
              <w:spacing w:line="240" w:lineRule="auto"/>
              <w:jc w:val="left"/>
            </w:pPr>
            <w:r>
              <w:t>Recompression Fraction</w:t>
            </w:r>
          </w:p>
        </w:tc>
        <w:tc>
          <w:tcPr>
            <w:tcW w:w="1275" w:type="dxa"/>
          </w:tcPr>
          <w:p w14:paraId="42744816" w14:textId="799430C4" w:rsidR="007B7A28" w:rsidRDefault="00DF44E2" w:rsidP="00AE4416">
            <w:pPr>
              <w:pStyle w:val="MDPI42tablebody"/>
              <w:spacing w:line="240" w:lineRule="auto"/>
            </w:pPr>
            <m:oMathPara>
              <m:oMath>
                <m:r>
                  <w:rPr>
                    <w:rFonts w:ascii="Cambria Math" w:hAnsi="Cambria Math"/>
                  </w:rPr>
                  <m:t>γ</m:t>
                </m:r>
              </m:oMath>
            </m:oMathPara>
          </w:p>
        </w:tc>
        <w:tc>
          <w:tcPr>
            <w:tcW w:w="1418" w:type="dxa"/>
            <w:shd w:val="clear" w:color="auto" w:fill="auto"/>
          </w:tcPr>
          <w:p w14:paraId="3C4E6501" w14:textId="297D2EAC" w:rsidR="007B7A28" w:rsidRDefault="007B7A28" w:rsidP="00AE4416">
            <w:pPr>
              <w:pStyle w:val="MDPI42tablebody"/>
              <w:spacing w:line="240" w:lineRule="auto"/>
            </w:pPr>
            <w:r>
              <w:t>0.31</w:t>
            </w:r>
          </w:p>
        </w:tc>
        <w:tc>
          <w:tcPr>
            <w:tcW w:w="1134" w:type="dxa"/>
          </w:tcPr>
          <w:p w14:paraId="26859C73" w14:textId="700C3371" w:rsidR="007B7A28" w:rsidRDefault="007B7A28" w:rsidP="00AE4416">
            <w:pPr>
              <w:pStyle w:val="MDPI42tablebody"/>
              <w:spacing w:line="240" w:lineRule="auto"/>
            </w:pPr>
            <w:r>
              <w:t>--</w:t>
            </w:r>
          </w:p>
        </w:tc>
      </w:tr>
      <w:tr w:rsidR="007B7A28" w:rsidRPr="00D4314B" w14:paraId="5DF68DFA" w14:textId="77777777" w:rsidTr="00F16834">
        <w:trPr>
          <w:trHeight w:val="332"/>
        </w:trPr>
        <w:tc>
          <w:tcPr>
            <w:tcW w:w="4055" w:type="dxa"/>
            <w:shd w:val="clear" w:color="auto" w:fill="auto"/>
          </w:tcPr>
          <w:p w14:paraId="06DE28F2" w14:textId="2E302D78" w:rsidR="007B7A28" w:rsidRDefault="007B7A28" w:rsidP="00C91C85">
            <w:pPr>
              <w:pStyle w:val="MDPI42tablebody"/>
              <w:spacing w:line="240" w:lineRule="auto"/>
              <w:jc w:val="left"/>
            </w:pPr>
            <w:r w:rsidRPr="000E3827">
              <w:t>Pressure drops for</w:t>
            </w:r>
            <w:r>
              <w:t xml:space="preserve"> LT cold</w:t>
            </w:r>
            <w:r w:rsidR="006622E5">
              <w:t xml:space="preserve"> [</w:t>
            </w:r>
            <w:r w:rsidR="006622E5">
              <w:fldChar w:fldCharType="begin"/>
            </w:r>
            <w:r w:rsidR="006622E5">
              <w:instrText xml:space="preserve"> REF _Ref198569322 \r \h </w:instrText>
            </w:r>
            <w:r w:rsidR="006622E5">
              <w:fldChar w:fldCharType="separate"/>
            </w:r>
            <w:r w:rsidR="006622E5">
              <w:t>46</w:t>
            </w:r>
            <w:r w:rsidR="006622E5">
              <w:fldChar w:fldCharType="end"/>
            </w:r>
            <w:r w:rsidR="006622E5">
              <w:t>]</w:t>
            </w:r>
          </w:p>
        </w:tc>
        <w:tc>
          <w:tcPr>
            <w:tcW w:w="1275" w:type="dxa"/>
          </w:tcPr>
          <w:p w14:paraId="159203D2" w14:textId="6D544404" w:rsidR="007B7A28" w:rsidRPr="00EC0972" w:rsidRDefault="00DF44E2" w:rsidP="00C91C85">
            <w:pPr>
              <w:pStyle w:val="MDPI42tablebody"/>
              <w:spacing w:line="240" w:lineRule="auto"/>
            </w:pPr>
            <m:oMathPara>
              <m:oMath>
                <m:r>
                  <m:rPr>
                    <m:sty m:val="p"/>
                  </m:rPr>
                  <w:rPr>
                    <w:rFonts w:ascii="Cambria Math" w:hAnsi="Cambria Math"/>
                  </w:rPr>
                  <m:t>Δ</m:t>
                </m:r>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LT,cold</m:t>
                    </m:r>
                  </m:sub>
                </m:sSub>
              </m:oMath>
            </m:oMathPara>
          </w:p>
        </w:tc>
        <w:tc>
          <w:tcPr>
            <w:tcW w:w="1418" w:type="dxa"/>
            <w:shd w:val="clear" w:color="auto" w:fill="auto"/>
          </w:tcPr>
          <w:p w14:paraId="13D57773" w14:textId="01FE5866" w:rsidR="007B7A28" w:rsidRDefault="007B7A28" w:rsidP="00C91C85">
            <w:pPr>
              <w:pStyle w:val="MDPI42tablebody"/>
              <w:spacing w:line="240" w:lineRule="auto"/>
            </w:pPr>
            <w:r w:rsidRPr="00EC0972">
              <w:t>0.0113</w:t>
            </w:r>
          </w:p>
        </w:tc>
        <w:tc>
          <w:tcPr>
            <w:tcW w:w="1134" w:type="dxa"/>
          </w:tcPr>
          <w:p w14:paraId="7F543EB4" w14:textId="5486ED6A" w:rsidR="007B7A28" w:rsidRDefault="007B7A28" w:rsidP="00C91C85">
            <w:pPr>
              <w:pStyle w:val="MDPI42tablebody"/>
              <w:spacing w:line="240" w:lineRule="auto"/>
            </w:pPr>
            <w:r>
              <w:t>--</w:t>
            </w:r>
          </w:p>
        </w:tc>
      </w:tr>
      <w:tr w:rsidR="00DF44E2" w:rsidRPr="00D4314B" w14:paraId="7ED678EA" w14:textId="77777777" w:rsidTr="00F16834">
        <w:trPr>
          <w:trHeight w:val="332"/>
        </w:trPr>
        <w:tc>
          <w:tcPr>
            <w:tcW w:w="4055" w:type="dxa"/>
            <w:shd w:val="clear" w:color="auto" w:fill="auto"/>
          </w:tcPr>
          <w:p w14:paraId="56B1A322" w14:textId="1FE7F6B8" w:rsidR="00DF44E2" w:rsidRDefault="00DF44E2" w:rsidP="00DF44E2">
            <w:pPr>
              <w:pStyle w:val="MDPI42tablebody"/>
              <w:spacing w:line="240" w:lineRule="auto"/>
              <w:jc w:val="left"/>
            </w:pPr>
            <w:r w:rsidRPr="000E3827">
              <w:t>Pressure drops for</w:t>
            </w:r>
            <w:r>
              <w:t xml:space="preserve"> LT hot</w:t>
            </w:r>
            <w:r w:rsidR="006622E5">
              <w:t xml:space="preserve"> [</w:t>
            </w:r>
            <w:r w:rsidR="006622E5">
              <w:fldChar w:fldCharType="begin"/>
            </w:r>
            <w:r w:rsidR="006622E5">
              <w:instrText xml:space="preserve"> REF _Ref198569322 \r \h </w:instrText>
            </w:r>
            <w:r w:rsidR="006622E5">
              <w:fldChar w:fldCharType="separate"/>
            </w:r>
            <w:r w:rsidR="006622E5">
              <w:t>46</w:t>
            </w:r>
            <w:r w:rsidR="006622E5">
              <w:fldChar w:fldCharType="end"/>
            </w:r>
            <w:r w:rsidR="006622E5">
              <w:t>]</w:t>
            </w:r>
          </w:p>
        </w:tc>
        <w:tc>
          <w:tcPr>
            <w:tcW w:w="1275" w:type="dxa"/>
          </w:tcPr>
          <w:p w14:paraId="008A6C5C" w14:textId="1F5BCF3E" w:rsidR="00DF44E2" w:rsidRPr="00EC0972" w:rsidRDefault="00DF44E2" w:rsidP="00DF44E2">
            <w:pPr>
              <w:pStyle w:val="MDPI42tablebody"/>
              <w:spacing w:line="240" w:lineRule="auto"/>
            </w:pPr>
            <m:oMathPara>
              <m:oMath>
                <m:r>
                  <m:rPr>
                    <m:sty m:val="p"/>
                  </m:rPr>
                  <w:rPr>
                    <w:rFonts w:ascii="Cambria Math" w:hAnsi="Cambria Math"/>
                  </w:rPr>
                  <m:t>Δ</m:t>
                </m:r>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LT,hot</m:t>
                    </m:r>
                  </m:sub>
                </m:sSub>
              </m:oMath>
            </m:oMathPara>
          </w:p>
        </w:tc>
        <w:tc>
          <w:tcPr>
            <w:tcW w:w="1418" w:type="dxa"/>
            <w:shd w:val="clear" w:color="auto" w:fill="auto"/>
          </w:tcPr>
          <w:p w14:paraId="77CC3E18" w14:textId="1DA93CB3" w:rsidR="00DF44E2" w:rsidRDefault="00DF44E2" w:rsidP="00DF44E2">
            <w:pPr>
              <w:pStyle w:val="MDPI42tablebody"/>
              <w:spacing w:line="240" w:lineRule="auto"/>
            </w:pPr>
            <w:r w:rsidRPr="00EC0972">
              <w:t>0.0225</w:t>
            </w:r>
          </w:p>
        </w:tc>
        <w:tc>
          <w:tcPr>
            <w:tcW w:w="1134" w:type="dxa"/>
          </w:tcPr>
          <w:p w14:paraId="71770A63" w14:textId="574ECD1B" w:rsidR="00DF44E2" w:rsidRDefault="00DF44E2" w:rsidP="00DF44E2">
            <w:pPr>
              <w:pStyle w:val="MDPI42tablebody"/>
              <w:spacing w:line="240" w:lineRule="auto"/>
            </w:pPr>
            <w:r>
              <w:t>--</w:t>
            </w:r>
          </w:p>
        </w:tc>
      </w:tr>
      <w:tr w:rsidR="00DF44E2" w:rsidRPr="00D4314B" w14:paraId="1D5A2886" w14:textId="77777777" w:rsidTr="00F16834">
        <w:trPr>
          <w:trHeight w:val="332"/>
        </w:trPr>
        <w:tc>
          <w:tcPr>
            <w:tcW w:w="4055" w:type="dxa"/>
            <w:shd w:val="clear" w:color="auto" w:fill="auto"/>
          </w:tcPr>
          <w:p w14:paraId="056104C9" w14:textId="4D10161D" w:rsidR="00DF44E2" w:rsidRDefault="00DF44E2" w:rsidP="00DF44E2">
            <w:pPr>
              <w:pStyle w:val="MDPI42tablebody"/>
              <w:spacing w:line="240" w:lineRule="auto"/>
              <w:jc w:val="left"/>
            </w:pPr>
            <w:r w:rsidRPr="000E3827">
              <w:t>Pressure drops for</w:t>
            </w:r>
            <w:r>
              <w:t xml:space="preserve"> HT cold</w:t>
            </w:r>
            <w:r w:rsidR="006622E5">
              <w:t xml:space="preserve"> [</w:t>
            </w:r>
            <w:r w:rsidR="006622E5">
              <w:fldChar w:fldCharType="begin"/>
            </w:r>
            <w:r w:rsidR="006622E5">
              <w:instrText xml:space="preserve"> REF _Ref198569322 \r \h </w:instrText>
            </w:r>
            <w:r w:rsidR="006622E5">
              <w:fldChar w:fldCharType="separate"/>
            </w:r>
            <w:r w:rsidR="006622E5">
              <w:t>46</w:t>
            </w:r>
            <w:r w:rsidR="006622E5">
              <w:fldChar w:fldCharType="end"/>
            </w:r>
            <w:r w:rsidR="006622E5">
              <w:t>]</w:t>
            </w:r>
          </w:p>
        </w:tc>
        <w:tc>
          <w:tcPr>
            <w:tcW w:w="1275" w:type="dxa"/>
          </w:tcPr>
          <w:p w14:paraId="117C4571" w14:textId="30A0CFE8" w:rsidR="00DF44E2" w:rsidRPr="00EC0972" w:rsidRDefault="00DF44E2" w:rsidP="00DF44E2">
            <w:pPr>
              <w:pStyle w:val="MDPI42tablebody"/>
              <w:spacing w:line="240" w:lineRule="auto"/>
            </w:pPr>
            <m:oMathPara>
              <m:oMath>
                <m:r>
                  <m:rPr>
                    <m:sty m:val="p"/>
                  </m:rPr>
                  <w:rPr>
                    <w:rFonts w:ascii="Cambria Math" w:hAnsi="Cambria Math"/>
                  </w:rPr>
                  <m:t>Δ</m:t>
                </m:r>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HT,cold</m:t>
                    </m:r>
                  </m:sub>
                </m:sSub>
              </m:oMath>
            </m:oMathPara>
          </w:p>
        </w:tc>
        <w:tc>
          <w:tcPr>
            <w:tcW w:w="1418" w:type="dxa"/>
            <w:shd w:val="clear" w:color="auto" w:fill="auto"/>
          </w:tcPr>
          <w:p w14:paraId="7601406C" w14:textId="596BA3EB" w:rsidR="00DF44E2" w:rsidRDefault="00DF44E2" w:rsidP="00DF44E2">
            <w:pPr>
              <w:pStyle w:val="MDPI42tablebody"/>
              <w:spacing w:line="240" w:lineRule="auto"/>
            </w:pPr>
            <w:r w:rsidRPr="00EC0972">
              <w:t>0.015285</w:t>
            </w:r>
          </w:p>
        </w:tc>
        <w:tc>
          <w:tcPr>
            <w:tcW w:w="1134" w:type="dxa"/>
          </w:tcPr>
          <w:p w14:paraId="29117249" w14:textId="051F573C" w:rsidR="00DF44E2" w:rsidRDefault="00DF44E2" w:rsidP="00DF44E2">
            <w:pPr>
              <w:pStyle w:val="MDPI42tablebody"/>
              <w:spacing w:line="240" w:lineRule="auto"/>
            </w:pPr>
            <w:r>
              <w:t>--</w:t>
            </w:r>
          </w:p>
        </w:tc>
      </w:tr>
      <w:tr w:rsidR="00DF44E2" w:rsidRPr="00D4314B" w14:paraId="783DA1CC" w14:textId="77777777" w:rsidTr="00F16834">
        <w:trPr>
          <w:trHeight w:val="332"/>
        </w:trPr>
        <w:tc>
          <w:tcPr>
            <w:tcW w:w="4055" w:type="dxa"/>
            <w:shd w:val="clear" w:color="auto" w:fill="auto"/>
          </w:tcPr>
          <w:p w14:paraId="721717CF" w14:textId="4943E8F2" w:rsidR="00DF44E2" w:rsidRDefault="00DF44E2" w:rsidP="00DF44E2">
            <w:pPr>
              <w:pStyle w:val="MDPI42tablebody"/>
              <w:spacing w:line="240" w:lineRule="auto"/>
              <w:jc w:val="left"/>
            </w:pPr>
            <w:r w:rsidRPr="000E3827">
              <w:t>Pressure drops for</w:t>
            </w:r>
            <w:r>
              <w:t xml:space="preserve"> HT hot</w:t>
            </w:r>
            <w:r w:rsidR="006622E5">
              <w:t xml:space="preserve"> [</w:t>
            </w:r>
            <w:r w:rsidR="006622E5">
              <w:fldChar w:fldCharType="begin"/>
            </w:r>
            <w:r w:rsidR="006622E5">
              <w:instrText xml:space="preserve"> REF _Ref198569322 \r \h </w:instrText>
            </w:r>
            <w:r w:rsidR="006622E5">
              <w:fldChar w:fldCharType="separate"/>
            </w:r>
            <w:r w:rsidR="006622E5">
              <w:t>46</w:t>
            </w:r>
            <w:r w:rsidR="006622E5">
              <w:fldChar w:fldCharType="end"/>
            </w:r>
            <w:r w:rsidR="006622E5">
              <w:t>]</w:t>
            </w:r>
          </w:p>
        </w:tc>
        <w:tc>
          <w:tcPr>
            <w:tcW w:w="1275" w:type="dxa"/>
          </w:tcPr>
          <w:p w14:paraId="518D9B88" w14:textId="3E5C0937" w:rsidR="00DF44E2" w:rsidRPr="00EC0972" w:rsidRDefault="00DF44E2" w:rsidP="00DF44E2">
            <w:pPr>
              <w:pStyle w:val="MDPI42tablebody"/>
              <w:spacing w:line="240" w:lineRule="auto"/>
            </w:pPr>
            <m:oMathPara>
              <m:oMath>
                <m:r>
                  <m:rPr>
                    <m:sty m:val="p"/>
                  </m:rPr>
                  <w:rPr>
                    <w:rFonts w:ascii="Cambria Math" w:hAnsi="Cambria Math"/>
                  </w:rPr>
                  <m:t>Δ</m:t>
                </m:r>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LT,hot</m:t>
                    </m:r>
                  </m:sub>
                </m:sSub>
              </m:oMath>
            </m:oMathPara>
          </w:p>
        </w:tc>
        <w:tc>
          <w:tcPr>
            <w:tcW w:w="1418" w:type="dxa"/>
            <w:shd w:val="clear" w:color="auto" w:fill="auto"/>
          </w:tcPr>
          <w:p w14:paraId="7AF9443A" w14:textId="6780C189" w:rsidR="00DF44E2" w:rsidRDefault="00DF44E2" w:rsidP="00DF44E2">
            <w:pPr>
              <w:pStyle w:val="MDPI42tablebody"/>
              <w:spacing w:line="240" w:lineRule="auto"/>
            </w:pPr>
            <w:r w:rsidRPr="00EC0972">
              <w:t>0.0326</w:t>
            </w:r>
          </w:p>
        </w:tc>
        <w:tc>
          <w:tcPr>
            <w:tcW w:w="1134" w:type="dxa"/>
          </w:tcPr>
          <w:p w14:paraId="47BB51CB" w14:textId="1E6244C8" w:rsidR="00DF44E2" w:rsidRDefault="00DF44E2" w:rsidP="00DF44E2">
            <w:pPr>
              <w:pStyle w:val="MDPI42tablebody"/>
              <w:spacing w:line="240" w:lineRule="auto"/>
            </w:pPr>
            <w:r>
              <w:t>--</w:t>
            </w:r>
          </w:p>
        </w:tc>
      </w:tr>
      <w:tr w:rsidR="00DF44E2" w:rsidRPr="00D4314B" w14:paraId="5B20B63B" w14:textId="77777777" w:rsidTr="00F16834">
        <w:trPr>
          <w:trHeight w:val="332"/>
        </w:trPr>
        <w:tc>
          <w:tcPr>
            <w:tcW w:w="4055" w:type="dxa"/>
            <w:shd w:val="clear" w:color="auto" w:fill="auto"/>
          </w:tcPr>
          <w:p w14:paraId="6F751321" w14:textId="04D78696" w:rsidR="00DF44E2" w:rsidRDefault="00DF44E2" w:rsidP="00DF44E2">
            <w:pPr>
              <w:pStyle w:val="MDPI42tablebody"/>
              <w:spacing w:line="240" w:lineRule="auto"/>
              <w:jc w:val="left"/>
            </w:pPr>
            <w:r w:rsidRPr="000E3827">
              <w:t>Pressure drops for</w:t>
            </w:r>
            <w:r>
              <w:t xml:space="preserve"> precooler</w:t>
            </w:r>
            <w:r w:rsidR="006622E5">
              <w:t xml:space="preserve"> [</w:t>
            </w:r>
            <w:r w:rsidR="006622E5">
              <w:fldChar w:fldCharType="begin"/>
            </w:r>
            <w:r w:rsidR="006622E5">
              <w:instrText xml:space="preserve"> REF _Ref198569322 \r \h </w:instrText>
            </w:r>
            <w:r w:rsidR="006622E5">
              <w:fldChar w:fldCharType="separate"/>
            </w:r>
            <w:r w:rsidR="006622E5">
              <w:t>46</w:t>
            </w:r>
            <w:r w:rsidR="006622E5">
              <w:fldChar w:fldCharType="end"/>
            </w:r>
            <w:r w:rsidR="006622E5">
              <w:t>]</w:t>
            </w:r>
          </w:p>
        </w:tc>
        <w:tc>
          <w:tcPr>
            <w:tcW w:w="1275" w:type="dxa"/>
          </w:tcPr>
          <w:p w14:paraId="1CF5CB28" w14:textId="3A0315E0" w:rsidR="00DF44E2" w:rsidRPr="00EC0972" w:rsidRDefault="00DF44E2" w:rsidP="00DF44E2">
            <w:pPr>
              <w:pStyle w:val="MDPI42tablebody"/>
              <w:spacing w:line="240" w:lineRule="auto"/>
            </w:pPr>
            <m:oMathPara>
              <m:oMath>
                <m:r>
                  <m:rPr>
                    <m:sty m:val="p"/>
                  </m:rPr>
                  <w:rPr>
                    <w:rFonts w:ascii="Cambria Math" w:hAnsi="Cambria Math"/>
                  </w:rPr>
                  <m:t>Δ</m:t>
                </m:r>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PreC</m:t>
                    </m:r>
                  </m:sub>
                </m:sSub>
              </m:oMath>
            </m:oMathPara>
          </w:p>
        </w:tc>
        <w:tc>
          <w:tcPr>
            <w:tcW w:w="1418" w:type="dxa"/>
            <w:shd w:val="clear" w:color="auto" w:fill="auto"/>
          </w:tcPr>
          <w:p w14:paraId="796BDB49" w14:textId="4094866D" w:rsidR="00DF44E2" w:rsidRDefault="00DF44E2" w:rsidP="00DF44E2">
            <w:pPr>
              <w:pStyle w:val="MDPI42tablebody"/>
              <w:spacing w:line="240" w:lineRule="auto"/>
            </w:pPr>
            <w:r w:rsidRPr="00EC0972">
              <w:t>0.023</w:t>
            </w:r>
          </w:p>
        </w:tc>
        <w:tc>
          <w:tcPr>
            <w:tcW w:w="1134" w:type="dxa"/>
          </w:tcPr>
          <w:p w14:paraId="39C87AED" w14:textId="3AF57809" w:rsidR="00DF44E2" w:rsidRDefault="00DF44E2" w:rsidP="00DF44E2">
            <w:pPr>
              <w:pStyle w:val="MDPI42tablebody"/>
              <w:spacing w:line="240" w:lineRule="auto"/>
            </w:pPr>
            <w:r>
              <w:t>--</w:t>
            </w:r>
          </w:p>
        </w:tc>
      </w:tr>
      <w:tr w:rsidR="00DF44E2" w:rsidRPr="00D4314B" w14:paraId="0A7C5443" w14:textId="77777777" w:rsidTr="00F16834">
        <w:trPr>
          <w:trHeight w:val="332"/>
        </w:trPr>
        <w:tc>
          <w:tcPr>
            <w:tcW w:w="4055" w:type="dxa"/>
            <w:shd w:val="clear" w:color="auto" w:fill="auto"/>
          </w:tcPr>
          <w:p w14:paraId="62F812B0" w14:textId="13635B10" w:rsidR="00DF44E2" w:rsidRDefault="00DF44E2" w:rsidP="00DF44E2">
            <w:pPr>
              <w:pStyle w:val="MDPI42tablebody"/>
              <w:spacing w:line="240" w:lineRule="auto"/>
              <w:jc w:val="left"/>
            </w:pPr>
            <w:r w:rsidRPr="000E3827">
              <w:t>Pressure drops for</w:t>
            </w:r>
            <w:r>
              <w:t xml:space="preserve"> PHX</w:t>
            </w:r>
            <w:r w:rsidR="006622E5">
              <w:t xml:space="preserve"> [</w:t>
            </w:r>
            <w:r w:rsidR="006622E5">
              <w:fldChar w:fldCharType="begin"/>
            </w:r>
            <w:r w:rsidR="006622E5">
              <w:instrText xml:space="preserve"> REF _Ref198569322 \r \h </w:instrText>
            </w:r>
            <w:r w:rsidR="006622E5">
              <w:fldChar w:fldCharType="separate"/>
            </w:r>
            <w:r w:rsidR="006622E5">
              <w:t>46</w:t>
            </w:r>
            <w:r w:rsidR="006622E5">
              <w:fldChar w:fldCharType="end"/>
            </w:r>
            <w:r w:rsidR="006622E5">
              <w:t>]</w:t>
            </w:r>
          </w:p>
        </w:tc>
        <w:tc>
          <w:tcPr>
            <w:tcW w:w="1275" w:type="dxa"/>
          </w:tcPr>
          <w:p w14:paraId="62CE2C7D" w14:textId="25D37F18" w:rsidR="00DF44E2" w:rsidRPr="00EC0972" w:rsidRDefault="00DF44E2" w:rsidP="00DF44E2">
            <w:pPr>
              <w:pStyle w:val="MDPI42tablebody"/>
              <w:spacing w:line="240" w:lineRule="auto"/>
            </w:pPr>
            <m:oMathPara>
              <m:oMath>
                <m:r>
                  <m:rPr>
                    <m:sty m:val="p"/>
                  </m:rPr>
                  <w:rPr>
                    <w:rFonts w:ascii="Cambria Math" w:hAnsi="Cambria Math"/>
                  </w:rPr>
                  <m:t>Δ</m:t>
                </m:r>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PHX</m:t>
                    </m:r>
                  </m:sub>
                </m:sSub>
              </m:oMath>
            </m:oMathPara>
          </w:p>
        </w:tc>
        <w:tc>
          <w:tcPr>
            <w:tcW w:w="1418" w:type="dxa"/>
            <w:shd w:val="clear" w:color="auto" w:fill="auto"/>
          </w:tcPr>
          <w:p w14:paraId="61F1E126" w14:textId="1C7F82EB" w:rsidR="00DF44E2" w:rsidRDefault="00DF44E2" w:rsidP="00DF44E2">
            <w:pPr>
              <w:pStyle w:val="MDPI42tablebody"/>
              <w:spacing w:line="240" w:lineRule="auto"/>
            </w:pPr>
            <w:r w:rsidRPr="00EC0972">
              <w:t>0.031</w:t>
            </w:r>
          </w:p>
        </w:tc>
        <w:tc>
          <w:tcPr>
            <w:tcW w:w="1134" w:type="dxa"/>
          </w:tcPr>
          <w:p w14:paraId="17574846" w14:textId="592E97F1" w:rsidR="00DF44E2" w:rsidRDefault="00DF44E2" w:rsidP="00DF44E2">
            <w:pPr>
              <w:pStyle w:val="MDPI42tablebody"/>
              <w:spacing w:line="240" w:lineRule="auto"/>
            </w:pPr>
            <w:r>
              <w:t>--</w:t>
            </w:r>
          </w:p>
        </w:tc>
      </w:tr>
    </w:tbl>
    <w:p w14:paraId="028F0E4A" w14:textId="5F521D48" w:rsidR="004B674F" w:rsidRDefault="004B674F" w:rsidP="004B674F">
      <w:pPr>
        <w:pStyle w:val="MDPI31text"/>
      </w:pPr>
      <w:r>
        <w:t xml:space="preserve">* The CIT for the mixtures is just above </w:t>
      </w:r>
      <w:r w:rsidR="00DF418D">
        <w:t xml:space="preserve">the </w:t>
      </w:r>
      <w:r>
        <w:t xml:space="preserve">critical temperature. ** The CIP is 2 MPa above </w:t>
      </w:r>
      <w:r w:rsidR="00DF418D">
        <w:t xml:space="preserve">the </w:t>
      </w:r>
      <w:r>
        <w:t>critical pressure.</w:t>
      </w:r>
      <w:r w:rsidR="00DF418D">
        <w:t xml:space="preserve"> *** The values of </w:t>
      </w: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total</m:t>
            </m:r>
          </m:sub>
        </m:sSub>
      </m:oMath>
      <w:r w:rsidR="00DF418D">
        <w:t xml:space="preserve"> are evaluated until </w:t>
      </w:r>
    </w:p>
    <w:p w14:paraId="46483F06" w14:textId="024740D6" w:rsidR="007E6945" w:rsidRDefault="0007251C" w:rsidP="0007251C">
      <w:pPr>
        <w:pStyle w:val="MDPI31text"/>
      </w:pPr>
      <w:r w:rsidRPr="0007251C">
        <w:t xml:space="preserve">These simulation conditions provide a realistic and robust framework for evaluating the thermodynamic performance and design implications of the </w:t>
      </w:r>
      <w:r w:rsidRPr="0007251C">
        <w:rPr>
          <w:b/>
          <w:bCs/>
        </w:rPr>
        <w:t>recompression Brayton cycle using CO₂-based mixtures</w:t>
      </w:r>
      <w:r w:rsidRPr="0007251C">
        <w:t>, capturing the key thermophysical and mechanical constraints encountered in practical large-scale power systems</w:t>
      </w:r>
      <w:r>
        <w:t>.</w:t>
      </w:r>
    </w:p>
    <w:p w14:paraId="17F30220" w14:textId="76525915" w:rsidR="00C85C15" w:rsidRDefault="00C85C15" w:rsidP="00C85C15">
      <w:pPr>
        <w:pStyle w:val="MDPI22heading2"/>
        <w:spacing w:before="240"/>
      </w:pPr>
      <w:r>
        <w:t xml:space="preserve">2.8 Performance </w:t>
      </w:r>
      <w:r w:rsidR="002C7834">
        <w:t>Metrics</w:t>
      </w:r>
    </w:p>
    <w:p w14:paraId="204829C0" w14:textId="1B143463" w:rsidR="0007251C" w:rsidRDefault="002C7834" w:rsidP="0007251C">
      <w:pPr>
        <w:pStyle w:val="MDPI31text"/>
      </w:pPr>
      <w:r w:rsidRPr="002C7834">
        <w:t>The thermodynamic performance of each cycle configuration was evaluated using a set of key metrics</w:t>
      </w:r>
      <w:r>
        <w:t>:</w:t>
      </w:r>
    </w:p>
    <w:p w14:paraId="1CA72C3E" w14:textId="3F1A0BF4" w:rsidR="008710CC" w:rsidRDefault="002C7834" w:rsidP="002C7834">
      <w:pPr>
        <w:pStyle w:val="MDPI31text"/>
      </w:pPr>
      <w:r>
        <w:rPr>
          <w:b/>
          <w:bCs/>
        </w:rPr>
        <w:t>CIT and CIP</w:t>
      </w:r>
      <w:r w:rsidR="0030589E" w:rsidRPr="0030589E">
        <w:rPr>
          <w:b/>
          <w:bCs/>
        </w:rPr>
        <w:t>.</w:t>
      </w:r>
      <w:r w:rsidR="0030589E">
        <w:t xml:space="preserve"> </w:t>
      </w:r>
      <w:r w:rsidRPr="002C7834">
        <w:t>These parameters critically affect the thermodynamic state of the working fluid relative to its critical point. CIT determines the fluid density and specific heat at the compressor inlet, while CIP influences the pressure ratio and phase stability. Together, they govern compressor performance, flow stability, and cycle operability, especially under near critical or subcritical conditions</w:t>
      </w:r>
      <w:r>
        <w:t>.</w:t>
      </w:r>
    </w:p>
    <w:p w14:paraId="2F323ACF" w14:textId="65258407" w:rsidR="002C7834" w:rsidRDefault="002C7834" w:rsidP="002C7834">
      <w:pPr>
        <w:pStyle w:val="MDPI31text"/>
      </w:pPr>
      <w:r w:rsidRPr="002C7834">
        <w:rPr>
          <w:b/>
          <w:bCs/>
        </w:rPr>
        <w:t>Recompression fraction.</w:t>
      </w:r>
      <w:r>
        <w:t xml:space="preserve"> </w:t>
      </w:r>
      <w:r w:rsidRPr="002C7834">
        <w:t>This dimensionless parameter quantifies the fraction of the total flow that bypasses the low-temperature recuperator and is routed through the recompressor. It is optimized to balance recuperative heat exchange and reduce thermal irreversibilities, significantly impacting the effectiveness of the low-temperature heat recovery process</w:t>
      </w:r>
      <w:r>
        <w:t>.</w:t>
      </w:r>
    </w:p>
    <w:p w14:paraId="7072FBFC" w14:textId="7004461A" w:rsidR="004B0170" w:rsidRPr="004B0170" w:rsidRDefault="004B0170" w:rsidP="004B0170">
      <w:pPr>
        <w:pStyle w:val="MDPI31text"/>
      </w:pPr>
      <w:r>
        <w:rPr>
          <w:b/>
          <w:bCs/>
        </w:rPr>
        <w:t xml:space="preserve">UA </w:t>
      </w:r>
      <w:r w:rsidRPr="004B0170">
        <w:rPr>
          <w:b/>
          <w:bCs/>
        </w:rPr>
        <w:t xml:space="preserve">and pinch point temperature difference: </w:t>
      </w:r>
      <w:r w:rsidRPr="004B0170">
        <w:t>The UA values for both the high-temperature recuperator (HTR) and low-temperature recuperator (LTR) define the thermal conductance of each exchanger and represent design constraints on heat transfer capacity. Pinch point temperature differences represent the minimum temperature approach between hot and cold streams within each recuperator. Small pinch points indicate high heat recovery effectiveness but may require larger or more efficient heat exchangers to avoid thermal bottlenecks.</w:t>
      </w:r>
    </w:p>
    <w:p w14:paraId="775F0A4A" w14:textId="77777777" w:rsidR="004B0170" w:rsidRPr="004B0170" w:rsidRDefault="004B0170" w:rsidP="004B0170">
      <w:pPr>
        <w:pStyle w:val="MDPI31text"/>
      </w:pPr>
      <w:r w:rsidRPr="004B0170">
        <w:t>These metrics collectively capture the thermodynamic efficiency, component performance, and design trade-offs inherent to Brayton cycle operation, and are used to compare the relative effectiveness of different working fluid mixtures under cold ambient conditions.</w:t>
      </w:r>
    </w:p>
    <w:p w14:paraId="281B0AA6" w14:textId="41B04922" w:rsidR="008234E7" w:rsidRPr="006B367E" w:rsidRDefault="008234E7" w:rsidP="006B367E">
      <w:pPr>
        <w:pStyle w:val="MDPI21heading1"/>
      </w:pPr>
      <w:r w:rsidRPr="006B367E">
        <w:t>3. Results</w:t>
      </w:r>
      <w:r w:rsidR="0068540F">
        <w:t xml:space="preserve"> and Discussion</w:t>
      </w:r>
    </w:p>
    <w:p w14:paraId="78E3616C" w14:textId="1CD3D30A" w:rsidR="008234E7" w:rsidRDefault="008234E7" w:rsidP="006B367E">
      <w:pPr>
        <w:pStyle w:val="MDPI22heading2"/>
        <w:spacing w:before="240"/>
      </w:pPr>
      <w:r w:rsidRPr="001F31D1">
        <w:t xml:space="preserve">3.1. </w:t>
      </w:r>
      <w:r w:rsidR="00A072AB">
        <w:t xml:space="preserve">Impact </w:t>
      </w:r>
      <w:r w:rsidR="00A072AB" w:rsidRPr="00A072AB">
        <w:t xml:space="preserve">of CO₂-Based Binary Mixtures on </w:t>
      </w:r>
      <w:r w:rsidR="00A072AB">
        <w:t>RBC</w:t>
      </w:r>
      <w:r w:rsidR="00A072AB" w:rsidRPr="00A072AB">
        <w:t xml:space="preserve"> Performance </w:t>
      </w:r>
      <w:r w:rsidR="00A072AB">
        <w:t>u</w:t>
      </w:r>
      <w:r w:rsidR="00A072AB" w:rsidRPr="00A072AB">
        <w:t>nder Cold Ambient Conditions</w:t>
      </w:r>
    </w:p>
    <w:p w14:paraId="140D4EBA" w14:textId="77777777" w:rsidR="00A072AB" w:rsidRPr="00A072AB" w:rsidRDefault="00A072AB" w:rsidP="00A072AB">
      <w:pPr>
        <w:pStyle w:val="MDPI31text"/>
      </w:pPr>
      <w:r w:rsidRPr="00A072AB">
        <w:t xml:space="preserve">The integration of low-critical-temperature additives into the CO₂ recompression Brayton cycle fundamentally alters the thermodynamic landscape of the cycle, particularly under cold ambient operating conditions where pure CO₂ systems encounter </w:t>
      </w:r>
      <w:r w:rsidRPr="00A072AB">
        <w:lastRenderedPageBreak/>
        <w:t>substantial performance limitations due to proximity to or crossing of the fluid’s critical point. The extensive simulation results presented in this study reveal the nuanced effects of such mixtures on the overall cycle performance, encompassing thermal efficiency trends, pinch point evolution within the recuperators, critical pressure and density variations, and the implications for turbomachinery and heat exchanger design. This section comprehensively dissects the obtained numerical data, systematically comparing the four studied CO₂-based binary mixtures—CF₄, CH₄, NF₃, and Kr—across the entire operating envelope, with particular emphasis on their respective thermophysical property influences and the resultant cycle behavior.</w:t>
      </w:r>
    </w:p>
    <w:p w14:paraId="2450A60E" w14:textId="57E402C6" w:rsidR="006B7D03" w:rsidRPr="006B7D03" w:rsidRDefault="006B7D03" w:rsidP="006B7D03">
      <w:pPr>
        <w:pStyle w:val="MDPI23heading3"/>
      </w:pPr>
      <w:r w:rsidRPr="006B7D03">
        <w:t xml:space="preserve">3.1.1. Enhancement of </w:t>
      </w:r>
      <w:r>
        <w:t>c</w:t>
      </w:r>
      <w:r w:rsidRPr="006B7D03">
        <w:t xml:space="preserve">ycle </w:t>
      </w:r>
      <w:r>
        <w:t>t</w:t>
      </w:r>
      <w:r w:rsidRPr="006B7D03">
        <w:t xml:space="preserve">hermal </w:t>
      </w:r>
      <w:r>
        <w:t>e</w:t>
      </w:r>
      <w:r w:rsidRPr="006B7D03">
        <w:t>fficiency with CO₂</w:t>
      </w:r>
      <w:r>
        <w:t>/</w:t>
      </w:r>
      <w:r w:rsidRPr="006B7D03">
        <w:t xml:space="preserve">CF₄ </w:t>
      </w:r>
      <w:r>
        <w:t>m</w:t>
      </w:r>
      <w:r w:rsidRPr="006B7D03">
        <w:t>ixture</w:t>
      </w:r>
    </w:p>
    <w:p w14:paraId="212B129D" w14:textId="65151E41" w:rsidR="006B7D03" w:rsidRPr="006B7D03" w:rsidRDefault="006B7D03" w:rsidP="006B7D03">
      <w:pPr>
        <w:pStyle w:val="MDPI35textbeforelist"/>
      </w:pPr>
      <w:r w:rsidRPr="006B7D03">
        <w:t xml:space="preserve">Among the investigated additives, tetrafluoromethane (CF₄) emerges as a highly effective agent for enhancing the thermal efficiency of the recompression Brayton cycle at cold conditions. The numerical results presented in </w:t>
      </w:r>
      <w:r w:rsidRPr="006B7D03">
        <w:rPr>
          <w:b/>
          <w:bCs/>
        </w:rPr>
        <w:t>Figure 8</w:t>
      </w:r>
      <w:r w:rsidRPr="006B7D03">
        <w:t xml:space="preserve"> unequivocally show that as the molar concentration of CF₄ in the working fluid increases, there is a clear and monotonic improvement in cycle efficiency, particularly pronounced at high recuperator conductance (</w:t>
      </w: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Total</m:t>
            </m:r>
          </m:sub>
        </m:sSub>
        <m:r>
          <w:rPr>
            <w:rFonts w:ascii="Cambria Math" w:hAnsi="Cambria Math"/>
          </w:rPr>
          <m:t>&gt; 9,750 kW/K</m:t>
        </m:r>
      </m:oMath>
      <w:r w:rsidRPr="006B7D03">
        <w:t>).</w:t>
      </w:r>
    </w:p>
    <w:p w14:paraId="44FF2859" w14:textId="576BF1EF" w:rsidR="006B7D03" w:rsidRDefault="006B7D03" w:rsidP="00227B97">
      <w:pPr>
        <w:pStyle w:val="MDPI35textbeforelist"/>
        <w:ind w:firstLine="86"/>
      </w:pPr>
      <w:r>
        <w:rPr>
          <w:noProof/>
        </w:rPr>
        <w:drawing>
          <wp:inline distT="0" distB="0" distL="0" distR="0" wp14:anchorId="632D41ED" wp14:editId="248E6564">
            <wp:extent cx="4680000" cy="2880000"/>
            <wp:effectExtent l="0" t="0" r="6350" b="15875"/>
            <wp:docPr id="350253002" name="Gráfico 1">
              <a:extLst xmlns:a="http://schemas.openxmlformats.org/drawingml/2006/main">
                <a:ext uri="{FF2B5EF4-FFF2-40B4-BE49-F238E27FC236}">
                  <a16:creationId xmlns:a16="http://schemas.microsoft.com/office/drawing/2014/main" id="{C33B52A5-DCDD-7AD2-AE74-9AA2FCF843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372B65B" w14:textId="16EBDF9F" w:rsidR="006B7D03" w:rsidRPr="006B7D03" w:rsidRDefault="00227B97" w:rsidP="001262CB">
      <w:pPr>
        <w:pStyle w:val="MDPI51figurecaption"/>
      </w:pPr>
      <w:bookmarkStart w:id="86" w:name="_Hlk198216636"/>
      <w:r w:rsidRPr="00227B97">
        <w:rPr>
          <w:b/>
        </w:rPr>
        <w:t>Figure 8</w:t>
      </w:r>
      <w:r w:rsidR="001B6B75">
        <w:rPr>
          <w:bCs/>
        </w:rPr>
        <w:t>.</w:t>
      </w:r>
      <w:r w:rsidRPr="00227B97">
        <w:rPr>
          <w:bCs/>
        </w:rPr>
        <w:t xml:space="preserve"> </w:t>
      </w:r>
      <w:r w:rsidR="004738A1">
        <w:rPr>
          <w:bCs/>
        </w:rPr>
        <w:t>R</w:t>
      </w:r>
      <w:r w:rsidR="004738A1" w:rsidRPr="004738A1">
        <w:rPr>
          <w:bCs/>
        </w:rPr>
        <w:t>ecompression</w:t>
      </w:r>
      <w:bookmarkEnd w:id="86"/>
      <w:r w:rsidR="004738A1" w:rsidRPr="004738A1">
        <w:rPr>
          <w:bCs/>
        </w:rPr>
        <w:t xml:space="preserve"> Brayton cycle thermal efficiency as a function of CF₄ molar concentration for varying total recuperator conductance (</w:t>
      </w:r>
      <m:oMath>
        <m:r>
          <w:rPr>
            <w:rFonts w:ascii="Cambria Math" w:hAnsi="Cambria Math"/>
          </w:rPr>
          <m:t>U</m:t>
        </m:r>
        <m:sSub>
          <m:sSubPr>
            <m:ctrlPr>
              <w:rPr>
                <w:rFonts w:ascii="Cambria Math" w:hAnsi="Cambria Math"/>
                <w:bCs/>
                <w:i/>
              </w:rPr>
            </m:ctrlPr>
          </m:sSubPr>
          <m:e>
            <m:r>
              <w:rPr>
                <w:rFonts w:ascii="Cambria Math" w:hAnsi="Cambria Math"/>
              </w:rPr>
              <m:t>A</m:t>
            </m:r>
          </m:e>
          <m:sub>
            <m:r>
              <w:rPr>
                <w:rFonts w:ascii="Cambria Math" w:hAnsi="Cambria Math"/>
              </w:rPr>
              <m:t>Total</m:t>
            </m:r>
          </m:sub>
        </m:sSub>
      </m:oMath>
      <w:r w:rsidR="004738A1" w:rsidRPr="004738A1">
        <w:rPr>
          <w:bCs/>
        </w:rPr>
        <w:t>). Efficiency increases significantly with CF₄ content, particularly at higher UA levels, reaching maximum values at ~70–80</w:t>
      </w:r>
      <w:r w:rsidR="004738A1" w:rsidRPr="004738A1">
        <w:rPr>
          <w:rFonts w:ascii="Times New Roman" w:hAnsi="Times New Roman"/>
          <w:bCs/>
        </w:rPr>
        <w:t> </w:t>
      </w:r>
      <w:r w:rsidR="004738A1" w:rsidRPr="004738A1">
        <w:rPr>
          <w:bCs/>
        </w:rPr>
        <w:t>mol% CF₄. Efficiency improvements are more sensitive to UA at high additive concentrations due to increased recuperation demands at the low-temperature end.</w:t>
      </w:r>
    </w:p>
    <w:p w14:paraId="05E90F00" w14:textId="0686FF64" w:rsidR="004738A1" w:rsidRPr="004738A1" w:rsidRDefault="004738A1" w:rsidP="004738A1">
      <w:pPr>
        <w:pStyle w:val="MDPI31text"/>
      </w:pPr>
      <w:r w:rsidRPr="004738A1">
        <w:t>This behavior is directly attributable to the strong depression of the mixture's critical temperature induced by the addition of CF₄, which possesses a critical temperature of –4</w:t>
      </w:r>
      <w:ins w:id="87" w:author="Luis Coco Enriquez" w:date="2025-05-20T13:43:00Z">
        <w:r w:rsidR="002F703E">
          <w:t>2</w:t>
        </w:r>
      </w:ins>
      <w:del w:id="88" w:author="Luis Coco Enriquez" w:date="2025-05-20T13:43:00Z">
        <w:r w:rsidRPr="004738A1" w:rsidDel="002F703E">
          <w:delText>5</w:delText>
        </w:r>
      </w:del>
      <w:r w:rsidRPr="004738A1">
        <w:t>.</w:t>
      </w:r>
      <w:ins w:id="89" w:author="Luis Coco Enriquez" w:date="2025-05-20T13:43:00Z">
        <w:r w:rsidR="002F703E">
          <w:t>4</w:t>
        </w:r>
      </w:ins>
      <w:del w:id="90" w:author="Luis Coco Enriquez" w:date="2025-05-20T13:43:00Z">
        <w:r w:rsidRPr="004738A1" w:rsidDel="002F703E">
          <w:delText>7</w:delText>
        </w:r>
      </w:del>
      <w:r w:rsidRPr="004738A1">
        <w:rPr>
          <w:rFonts w:ascii="Times New Roman" w:hAnsi="Times New Roman"/>
        </w:rPr>
        <w:t> </w:t>
      </w:r>
      <w:r w:rsidRPr="004738A1">
        <w:t>°C (2</w:t>
      </w:r>
      <w:ins w:id="91" w:author="Luis Coco Enriquez" w:date="2025-05-20T13:42:00Z">
        <w:r w:rsidR="002F703E">
          <w:t>30</w:t>
        </w:r>
      </w:ins>
      <w:del w:id="92" w:author="Luis Coco Enriquez" w:date="2025-05-20T13:42:00Z">
        <w:r w:rsidRPr="004738A1" w:rsidDel="002F703E">
          <w:delText>27</w:delText>
        </w:r>
      </w:del>
      <w:r w:rsidRPr="004738A1">
        <w:t>.</w:t>
      </w:r>
      <w:ins w:id="93" w:author="Luis Coco Enriquez" w:date="2025-05-20T13:42:00Z">
        <w:r w:rsidR="002F703E">
          <w:t>75</w:t>
        </w:r>
      </w:ins>
      <w:del w:id="94" w:author="Luis Coco Enriquez" w:date="2025-05-20T13:42:00Z">
        <w:r w:rsidRPr="004738A1" w:rsidDel="002F703E">
          <w:delText>6</w:delText>
        </w:r>
      </w:del>
      <w:r w:rsidRPr="004738A1">
        <w:rPr>
          <w:rFonts w:ascii="Times New Roman" w:hAnsi="Times New Roman"/>
        </w:rPr>
        <w:t> </w:t>
      </w:r>
      <w:r w:rsidRPr="004738A1">
        <w:t>K). As the concentration of CF₄ surpasses 50 mol%, the critical temperature of the mixture falls below –20</w:t>
      </w:r>
      <w:r w:rsidRPr="004738A1">
        <w:rPr>
          <w:rFonts w:ascii="Times New Roman" w:hAnsi="Times New Roman"/>
        </w:rPr>
        <w:t> </w:t>
      </w:r>
      <w:r w:rsidRPr="004738A1">
        <w:t>°C, effectively eliminating any risk of subcritical operation even at extremely low compressor inlet temperatures (CIT). This capability allows the system to operate fully within the supercritical regime at CITs as low as –40</w:t>
      </w:r>
      <w:r w:rsidRPr="004738A1">
        <w:rPr>
          <w:rFonts w:ascii="Times New Roman" w:hAnsi="Times New Roman"/>
        </w:rPr>
        <w:t> </w:t>
      </w:r>
      <w:r w:rsidRPr="004738A1">
        <w:t>°C, thereby preserving the favorable thermodynamic characteristics of a dense supercritical fluid while avoiding the substantial performance penalties associated with two-phase flow, high specific work penalties, and compressor surge risks.</w:t>
      </w:r>
      <w:r>
        <w:t xml:space="preserve"> </w:t>
      </w:r>
      <w:r w:rsidRPr="004738A1">
        <w:t>At a CIT of –42.4</w:t>
      </w:r>
      <w:r w:rsidRPr="004738A1">
        <w:rPr>
          <w:rFonts w:ascii="Times New Roman" w:hAnsi="Times New Roman"/>
        </w:rPr>
        <w:t> </w:t>
      </w:r>
      <w:r w:rsidRPr="004738A1">
        <w:t xml:space="preserve">°C and a CF₄ molar fraction of 90%, the cycle achieves a peak thermal efficiency of approximately 54.65%, representing an enhancement of nearly 10 percentage points over the baseline pure CO₂ cycle operating under the same low CIT conditions. This result highlights the </w:t>
      </w:r>
      <w:r w:rsidRPr="004738A1">
        <w:lastRenderedPageBreak/>
        <w:t>potency of CF₄ in enabling high-efficiency cycle operation in sub-arctic or polar environments, where ambient temperatures frequently fall well below the triple point of CO₂.</w:t>
      </w:r>
    </w:p>
    <w:p w14:paraId="339AC7CF" w14:textId="05F7C8E0" w:rsidR="004738A1" w:rsidRPr="004738A1" w:rsidRDefault="004738A1" w:rsidP="004738A1">
      <w:pPr>
        <w:pStyle w:val="MDPI31text"/>
      </w:pPr>
      <w:r w:rsidRPr="004738A1">
        <w:t xml:space="preserve">The behavior of the </w:t>
      </w:r>
      <w:ins w:id="95" w:author="Luis Coco Enriquez" w:date="2025-05-20T11:36:00Z">
        <w:r w:rsidR="007C7B4C">
          <w:t>high</w:t>
        </w:r>
      </w:ins>
      <w:del w:id="96" w:author="Luis Coco Enriquez" w:date="2025-05-20T11:36:00Z">
        <w:r w:rsidRPr="004738A1" w:rsidDel="007C7B4C">
          <w:delText>low</w:delText>
        </w:r>
      </w:del>
      <w:r w:rsidRPr="004738A1">
        <w:t>-temperature recuperator (</w:t>
      </w:r>
      <w:ins w:id="97" w:author="Luis Coco Enriquez" w:date="2025-05-20T11:36:00Z">
        <w:r w:rsidR="007C7B4C">
          <w:t>H</w:t>
        </w:r>
      </w:ins>
      <w:del w:id="98" w:author="Luis Coco Enriquez" w:date="2025-05-20T11:36:00Z">
        <w:r w:rsidRPr="004738A1" w:rsidDel="007C7B4C">
          <w:delText>L</w:delText>
        </w:r>
      </w:del>
      <w:r w:rsidRPr="004738A1">
        <w:t xml:space="preserve">TR) pinch point in these scenarios is also notably improved compared to pure CO₂ cycles. The inclusion of CF₄ smoothens the temperature glide across the </w:t>
      </w:r>
      <w:ins w:id="99" w:author="Luis Coco Enriquez" w:date="2025-05-20T11:36:00Z">
        <w:r w:rsidR="007C7B4C">
          <w:t>H</w:t>
        </w:r>
      </w:ins>
      <w:del w:id="100" w:author="Luis Coco Enriquez" w:date="2025-05-20T11:36:00Z">
        <w:r w:rsidRPr="004738A1" w:rsidDel="007C7B4C">
          <w:delText>L</w:delText>
        </w:r>
      </w:del>
      <w:r w:rsidRPr="004738A1">
        <w:t xml:space="preserve">TR, reducing the risk of sharp pinch points that typically constrain recuperative heat transfer in pure CO₂ systems at low CIT. Nevertheless, the numerical results indicate that to fully capitalize on the improved thermodynamic conditions provided by the mixture, the </w:t>
      </w:r>
      <w:ins w:id="101" w:author="Luis Coco Enriquez" w:date="2025-05-20T11:36:00Z">
        <w:r w:rsidR="007C7B4C">
          <w:t>H</w:t>
        </w:r>
      </w:ins>
      <w:del w:id="102" w:author="Luis Coco Enriquez" w:date="2025-05-20T11:36:00Z">
        <w:r w:rsidRPr="004738A1" w:rsidDel="007C7B4C">
          <w:delText>L</w:delText>
        </w:r>
      </w:del>
      <w:r w:rsidRPr="004738A1">
        <w:t xml:space="preserve">TR conductance must be substantially increased. At high CF₄ fractions and CITs approaching </w:t>
      </w:r>
      <w:ins w:id="103" w:author="Luis Coco Enriquez" w:date="2025-05-20T13:46:00Z">
        <w:r w:rsidR="002F703E">
          <w:t>-</w:t>
        </w:r>
      </w:ins>
      <w:r w:rsidRPr="004738A1">
        <w:t>40</w:t>
      </w:r>
      <w:r w:rsidRPr="004738A1">
        <w:rPr>
          <w:rFonts w:ascii="Times New Roman" w:hAnsi="Times New Roman"/>
        </w:rPr>
        <w:t> </w:t>
      </w:r>
      <w:r w:rsidRPr="004738A1">
        <w:t xml:space="preserve">°C, the </w:t>
      </w:r>
      <w:ins w:id="104" w:author="Luis Coco Enriquez" w:date="2025-05-20T11:36:00Z">
        <w:r w:rsidR="007C7B4C">
          <w:t>H</w:t>
        </w:r>
      </w:ins>
      <w:del w:id="105" w:author="Luis Coco Enriquez" w:date="2025-05-20T11:36:00Z">
        <w:r w:rsidRPr="004738A1" w:rsidDel="007C7B4C">
          <w:delText>L</w:delText>
        </w:r>
      </w:del>
      <w:r w:rsidRPr="004738A1">
        <w:t>TR pinch point remains a critical bottleneck, only mitigated when UA</w:t>
      </w:r>
      <w:ins w:id="106" w:author="Luis Coco Enriquez" w:date="2025-05-20T11:37:00Z">
        <w:r w:rsidR="007C7B4C" w:rsidRPr="007C7B4C">
          <w:rPr>
            <w:vertAlign w:val="subscript"/>
            <w:rPrChange w:id="107" w:author="Luis Coco Enriquez" w:date="2025-05-20T11:37:00Z">
              <w:rPr/>
            </w:rPrChange>
          </w:rPr>
          <w:t>Total</w:t>
        </w:r>
      </w:ins>
      <w:del w:id="108" w:author="Luis Coco Enriquez" w:date="2025-05-20T11:37:00Z">
        <w:r w:rsidRPr="004738A1" w:rsidDel="007C7B4C">
          <w:delText>_LT</w:delText>
        </w:r>
      </w:del>
      <w:r w:rsidRPr="004738A1">
        <w:t xml:space="preserve"> surpasses 4,750</w:t>
      </w:r>
      <w:r w:rsidRPr="004738A1">
        <w:rPr>
          <w:rFonts w:ascii="Times New Roman" w:hAnsi="Times New Roman"/>
        </w:rPr>
        <w:t> </w:t>
      </w:r>
      <w:r w:rsidRPr="004738A1">
        <w:t>kW/K.</w:t>
      </w:r>
    </w:p>
    <w:p w14:paraId="093237C1" w14:textId="4069FAA6" w:rsidR="00A072AB" w:rsidRDefault="004738A1" w:rsidP="004738A1">
      <w:pPr>
        <w:pStyle w:val="MDPI31text"/>
      </w:pPr>
      <w:r w:rsidRPr="004738A1">
        <w:t xml:space="preserve">From a turbomachinery perspective, the reduced mixture critical pressure—falling from approximately </w:t>
      </w:r>
      <w:ins w:id="109" w:author="Luis Coco Enriquez" w:date="2025-05-20T13:49:00Z">
        <w:r w:rsidR="005C3822">
          <w:rPr>
            <w:rFonts w:ascii="Times New Roman" w:hAnsi="Times New Roman"/>
          </w:rPr>
          <w:t>4.74</w:t>
        </w:r>
      </w:ins>
      <w:del w:id="110" w:author="Luis Coco Enriquez" w:date="2025-05-20T13:48:00Z">
        <w:r w:rsidRPr="004738A1" w:rsidDel="005C3822">
          <w:delText>7.4</w:delText>
        </w:r>
        <w:r w:rsidRPr="004738A1" w:rsidDel="005C3822">
          <w:rPr>
            <w:rFonts w:ascii="Times New Roman" w:hAnsi="Times New Roman"/>
          </w:rPr>
          <w:delText> </w:delText>
        </w:r>
      </w:del>
      <w:r w:rsidRPr="004738A1">
        <w:t>MPa at 70</w:t>
      </w:r>
      <w:r w:rsidRPr="004738A1">
        <w:rPr>
          <w:rFonts w:ascii="Times New Roman" w:hAnsi="Times New Roman"/>
        </w:rPr>
        <w:t> </w:t>
      </w:r>
      <w:r w:rsidRPr="004738A1">
        <w:t>mol% CF₄ to near 3.95</w:t>
      </w:r>
      <w:r w:rsidRPr="004738A1">
        <w:rPr>
          <w:rFonts w:ascii="Times New Roman" w:hAnsi="Times New Roman"/>
        </w:rPr>
        <w:t> </w:t>
      </w:r>
      <w:r w:rsidRPr="004738A1">
        <w:t>MPa at pure CF₄—enables operation at lower compressor inlet pressures (CIP), which directly reduces the specific compressor work and increases the turbine expansion ratio. This thermodynamic advantage is particularly desirable as it enhances the net cycle efficiency and provides greater operational flexibility in compressor design. However, the increase in fluid density at these conditions also necessitates careful consideration of compressor volumetric flows and may impose additional mechanical design challenges, particularly in ensuring adequate sealing and compression ratios at relatively low pressures and temperatures.</w:t>
      </w:r>
    </w:p>
    <w:p w14:paraId="4CD2601D" w14:textId="41D7B6D1" w:rsidR="007511B1" w:rsidRPr="006B7D03" w:rsidRDefault="007511B1" w:rsidP="007511B1">
      <w:pPr>
        <w:pStyle w:val="MDPI23heading3"/>
      </w:pPr>
      <w:r w:rsidRPr="006B7D03">
        <w:t>3.1.</w:t>
      </w:r>
      <w:r>
        <w:t>2</w:t>
      </w:r>
      <w:r w:rsidRPr="006B7D03">
        <w:t xml:space="preserve">. </w:t>
      </w:r>
      <w:r w:rsidRPr="007511B1">
        <w:t xml:space="preserve">Superior efficiency </w:t>
      </w:r>
      <w:r w:rsidR="003E551F">
        <w:t>g</w:t>
      </w:r>
      <w:r w:rsidRPr="007511B1">
        <w:t>ains with CO₂</w:t>
      </w:r>
      <w:r>
        <w:t>/</w:t>
      </w:r>
      <w:r w:rsidRPr="007511B1">
        <w:t>CH₄ mixture and challenges in turbomachinery integration</w:t>
      </w:r>
    </w:p>
    <w:p w14:paraId="526EEBF3" w14:textId="1EB0E6B7" w:rsidR="007511B1" w:rsidRPr="007511B1" w:rsidRDefault="007511B1" w:rsidP="007511B1">
      <w:pPr>
        <w:pStyle w:val="MDPI31text"/>
      </w:pPr>
      <w:r w:rsidRPr="007511B1">
        <w:t>Methane (CH₄) emerges as the most effective additive among the studied candidates in terms of pure cycle thermal efficiency enhancement. The simulation data (</w:t>
      </w:r>
      <w:r w:rsidRPr="007511B1">
        <w:rPr>
          <w:b/>
          <w:bCs/>
        </w:rPr>
        <w:t>Figure 9</w:t>
      </w:r>
      <w:r w:rsidRPr="007511B1">
        <w:t>) demonstrate that the CO₂</w:t>
      </w:r>
      <w:r>
        <w:t>/</w:t>
      </w:r>
      <w:r w:rsidRPr="007511B1">
        <w:t xml:space="preserve">CH₄ mixtures consistently outperform the other blends, achieving cycle efficiencies exceeding </w:t>
      </w:r>
      <w:ins w:id="111" w:author="Luis Coco Enriquez" w:date="2025-05-20T13:51:00Z">
        <w:r w:rsidR="001E35C4">
          <w:t>58</w:t>
        </w:r>
      </w:ins>
      <w:del w:id="112" w:author="Luis Coco Enriquez" w:date="2025-05-20T13:51:00Z">
        <w:r w:rsidRPr="007511B1" w:rsidDel="001E35C4">
          <w:delText>61</w:delText>
        </w:r>
      </w:del>
      <w:r w:rsidRPr="007511B1">
        <w:t>% at 90</w:t>
      </w:r>
      <w:r w:rsidRPr="007511B1">
        <w:rPr>
          <w:rFonts w:ascii="Times New Roman" w:hAnsi="Times New Roman"/>
        </w:rPr>
        <w:t> </w:t>
      </w:r>
      <w:r w:rsidRPr="007511B1">
        <w:t xml:space="preserve">mol% CH₄ and high </w:t>
      </w: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total</m:t>
            </m:r>
          </m:sub>
        </m:sSub>
      </m:oMath>
      <w:r w:rsidRPr="007511B1">
        <w:t xml:space="preserve"> values.</w:t>
      </w:r>
    </w:p>
    <w:p w14:paraId="145A870E" w14:textId="7A77C4CD" w:rsidR="00A072AB" w:rsidRDefault="007511B1" w:rsidP="00855544">
      <w:pPr>
        <w:pStyle w:val="MDPI31text"/>
        <w:ind w:firstLine="86"/>
      </w:pPr>
      <w:r>
        <w:rPr>
          <w:noProof/>
        </w:rPr>
        <w:drawing>
          <wp:inline distT="0" distB="0" distL="0" distR="0" wp14:anchorId="5FC5DFC9" wp14:editId="18B33142">
            <wp:extent cx="4680000" cy="2880000"/>
            <wp:effectExtent l="0" t="0" r="6350" b="15875"/>
            <wp:docPr id="246667208" name="Gráfico 1">
              <a:extLst xmlns:a="http://schemas.openxmlformats.org/drawingml/2006/main">
                <a:ext uri="{FF2B5EF4-FFF2-40B4-BE49-F238E27FC236}">
                  <a16:creationId xmlns:a16="http://schemas.microsoft.com/office/drawing/2014/main" id="{0373A08A-B46F-457A-B04C-CED8DD92DE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C68AAD1" w14:textId="5A531637" w:rsidR="00A072AB" w:rsidRDefault="007511B1" w:rsidP="001262CB">
      <w:pPr>
        <w:pStyle w:val="MDPI51figurecaption"/>
      </w:pPr>
      <w:r w:rsidRPr="00227B97">
        <w:rPr>
          <w:b/>
        </w:rPr>
        <w:t xml:space="preserve">Figure </w:t>
      </w:r>
      <w:r>
        <w:rPr>
          <w:b/>
        </w:rPr>
        <w:t>9</w:t>
      </w:r>
      <w:r w:rsidR="001B6B75">
        <w:rPr>
          <w:bCs/>
        </w:rPr>
        <w:t>.</w:t>
      </w:r>
      <w:r w:rsidRPr="00227B97">
        <w:rPr>
          <w:bCs/>
        </w:rPr>
        <w:t xml:space="preserve"> </w:t>
      </w:r>
      <w:r>
        <w:rPr>
          <w:bCs/>
        </w:rPr>
        <w:t>R</w:t>
      </w:r>
      <w:r w:rsidRPr="004738A1">
        <w:rPr>
          <w:bCs/>
        </w:rPr>
        <w:t>ecompression</w:t>
      </w:r>
      <w:r>
        <w:rPr>
          <w:bCs/>
        </w:rPr>
        <w:t xml:space="preserve"> </w:t>
      </w:r>
      <w:r w:rsidRPr="007511B1">
        <w:rPr>
          <w:bCs/>
        </w:rPr>
        <w:t xml:space="preserve">Brayton cycle thermal efficiency as a function of CH₄ molar concentration for varying </w:t>
      </w:r>
      <m:oMath>
        <m:r>
          <w:rPr>
            <w:rFonts w:ascii="Cambria Math" w:hAnsi="Cambria Math"/>
          </w:rPr>
          <m:t>U</m:t>
        </m:r>
        <m:sSub>
          <m:sSubPr>
            <m:ctrlPr>
              <w:rPr>
                <w:rFonts w:ascii="Cambria Math" w:hAnsi="Cambria Math"/>
                <w:bCs/>
                <w:i/>
              </w:rPr>
            </m:ctrlPr>
          </m:sSubPr>
          <m:e>
            <m:r>
              <w:rPr>
                <w:rFonts w:ascii="Cambria Math" w:hAnsi="Cambria Math"/>
              </w:rPr>
              <m:t>A</m:t>
            </m:r>
          </m:e>
          <m:sub>
            <m:r>
              <w:rPr>
                <w:rFonts w:ascii="Cambria Math" w:hAnsi="Cambria Math"/>
              </w:rPr>
              <m:t>Total</m:t>
            </m:r>
          </m:sub>
        </m:sSub>
      </m:oMath>
      <w:r w:rsidRPr="007511B1">
        <w:rPr>
          <w:bCs/>
        </w:rPr>
        <w:t xml:space="preserve">. CH₄-rich mixtures exhibit the highest cycle efficiency improvements among the studied blends, with efficiencies </w:t>
      </w:r>
      <w:ins w:id="113" w:author="Luis Coco Enriquez" w:date="2025-05-20T14:14:00Z">
        <w:r w:rsidR="00F26928">
          <w:rPr>
            <w:bCs/>
          </w:rPr>
          <w:t xml:space="preserve">around </w:t>
        </w:r>
      </w:ins>
      <w:del w:id="114" w:author="Luis Coco Enriquez" w:date="2025-05-20T14:14:00Z">
        <w:r w:rsidRPr="007511B1" w:rsidDel="00F26928">
          <w:rPr>
            <w:bCs/>
          </w:rPr>
          <w:delText xml:space="preserve">exceeding </w:delText>
        </w:r>
      </w:del>
      <w:r w:rsidRPr="007511B1">
        <w:rPr>
          <w:bCs/>
        </w:rPr>
        <w:t>6</w:t>
      </w:r>
      <w:ins w:id="115" w:author="Luis Coco Enriquez" w:date="2025-05-20T14:13:00Z">
        <w:r w:rsidR="00F26928">
          <w:rPr>
            <w:bCs/>
          </w:rPr>
          <w:t>0</w:t>
        </w:r>
      </w:ins>
      <w:del w:id="116" w:author="Luis Coco Enriquez" w:date="2025-05-20T14:13:00Z">
        <w:r w:rsidRPr="007511B1" w:rsidDel="00F26928">
          <w:rPr>
            <w:bCs/>
          </w:rPr>
          <w:delText>1</w:delText>
        </w:r>
      </w:del>
      <w:r w:rsidRPr="007511B1">
        <w:rPr>
          <w:bCs/>
        </w:rPr>
        <w:t>% at 90</w:t>
      </w:r>
      <w:r w:rsidRPr="007511B1">
        <w:rPr>
          <w:rFonts w:ascii="Times New Roman" w:hAnsi="Times New Roman"/>
          <w:bCs/>
        </w:rPr>
        <w:t> </w:t>
      </w:r>
      <w:r w:rsidRPr="007511B1">
        <w:rPr>
          <w:bCs/>
        </w:rPr>
        <w:t>mol% CH</w:t>
      </w:r>
      <w:r w:rsidRPr="007511B1">
        <w:rPr>
          <w:rFonts w:cs="Palatino Linotype"/>
          <w:bCs/>
        </w:rPr>
        <w:t>₄</w:t>
      </w:r>
      <w:r w:rsidRPr="007511B1">
        <w:rPr>
          <w:bCs/>
        </w:rPr>
        <w:t xml:space="preserve"> and high UA. The efficiency sensitivity to UA is most pronounced at high CH</w:t>
      </w:r>
      <w:r w:rsidRPr="007511B1">
        <w:rPr>
          <w:rFonts w:cs="Palatino Linotype"/>
          <w:bCs/>
        </w:rPr>
        <w:t>₄</w:t>
      </w:r>
      <w:r w:rsidRPr="007511B1">
        <w:rPr>
          <w:bCs/>
        </w:rPr>
        <w:t xml:space="preserve"> fractions and low CIT conditions, highlighting the need for increased </w:t>
      </w:r>
      <w:ins w:id="117" w:author="Luis Coco Enriquez" w:date="2025-05-20T11:37:00Z">
        <w:r w:rsidR="00714250">
          <w:rPr>
            <w:bCs/>
          </w:rPr>
          <w:t>H</w:t>
        </w:r>
      </w:ins>
      <w:del w:id="118" w:author="Luis Coco Enriquez" w:date="2025-05-20T11:37:00Z">
        <w:r w:rsidRPr="007511B1" w:rsidDel="00714250">
          <w:rPr>
            <w:bCs/>
          </w:rPr>
          <w:delText>L</w:delText>
        </w:r>
      </w:del>
      <w:r w:rsidRPr="007511B1">
        <w:rPr>
          <w:bCs/>
        </w:rPr>
        <w:t>TR conductance</w:t>
      </w:r>
    </w:p>
    <w:p w14:paraId="7B61F98C" w14:textId="0E205C3B" w:rsidR="003E551F" w:rsidRPr="003E551F" w:rsidRDefault="003E551F" w:rsidP="003E551F">
      <w:pPr>
        <w:pStyle w:val="MDPI31text"/>
      </w:pPr>
      <w:r w:rsidRPr="003E551F">
        <w:t>This remarkable performance is fundamentally linked to CH₄’s low critical temperature (–82.6</w:t>
      </w:r>
      <w:r w:rsidRPr="003E551F">
        <w:rPr>
          <w:rFonts w:ascii="Times New Roman" w:hAnsi="Times New Roman"/>
        </w:rPr>
        <w:t> </w:t>
      </w:r>
      <w:r w:rsidRPr="003E551F">
        <w:t>°C or 190.6</w:t>
      </w:r>
      <w:r w:rsidRPr="003E551F">
        <w:rPr>
          <w:rFonts w:ascii="Times New Roman" w:hAnsi="Times New Roman"/>
        </w:rPr>
        <w:t> </w:t>
      </w:r>
      <w:r w:rsidRPr="003E551F">
        <w:t xml:space="preserve">K), which, when introduced into the mixture even at moderate concentrations, sharply lowers the mixture’s critical point, ensuring supercritical operation </w:t>
      </w:r>
      <w:r w:rsidRPr="003E551F">
        <w:lastRenderedPageBreak/>
        <w:t xml:space="preserve">across a vast range of cold CIT scenarios. As with CF₄, this behavior enables the cycle to avoid two-phase flow regimes and associated performance penalties. However, the magnitude of the efficiency gain is significantly more pronounced with CH₄ mixtures, owing to the compound effect of reduced compressor inlet temperatures and expanded turbine pressure ratios facilitated by </w:t>
      </w:r>
      <w:del w:id="119" w:author="Luis Coco Enriquez" w:date="2025-05-20T13:53:00Z">
        <w:r w:rsidRPr="003E551F" w:rsidDel="00695ACE">
          <w:delText xml:space="preserve">the extremely </w:delText>
        </w:r>
      </w:del>
      <w:del w:id="120" w:author="Luis Coco Enriquez" w:date="2025-05-20T13:54:00Z">
        <w:r w:rsidRPr="003E551F" w:rsidDel="00695ACE">
          <w:delText>low</w:delText>
        </w:r>
      </w:del>
      <w:r w:rsidRPr="003E551F">
        <w:t xml:space="preserve"> mixture critical pressures (approaching </w:t>
      </w:r>
      <w:ins w:id="121" w:author="Luis Coco Enriquez" w:date="2025-05-20T13:54:00Z">
        <w:r w:rsidR="00695ACE">
          <w:t>7.3</w:t>
        </w:r>
      </w:ins>
      <w:del w:id="122" w:author="Luis Coco Enriquez" w:date="2025-05-20T13:54:00Z">
        <w:r w:rsidRPr="003E551F" w:rsidDel="00695ACE">
          <w:delText>4.8</w:delText>
        </w:r>
      </w:del>
      <w:r w:rsidRPr="003E551F">
        <w:rPr>
          <w:rFonts w:ascii="Times New Roman" w:hAnsi="Times New Roman"/>
        </w:rPr>
        <w:t> </w:t>
      </w:r>
      <w:r w:rsidRPr="003E551F">
        <w:t xml:space="preserve">MPa at </w:t>
      </w:r>
      <w:ins w:id="123" w:author="Luis Coco Enriquez" w:date="2025-05-20T13:54:00Z">
        <w:r w:rsidR="00695ACE">
          <w:t>7</w:t>
        </w:r>
      </w:ins>
      <w:del w:id="124" w:author="Luis Coco Enriquez" w:date="2025-05-20T13:54:00Z">
        <w:r w:rsidRPr="003E551F" w:rsidDel="00695ACE">
          <w:delText>5</w:delText>
        </w:r>
      </w:del>
      <w:r w:rsidRPr="003E551F">
        <w:t xml:space="preserve">0% CH₄ and falling below </w:t>
      </w:r>
      <w:ins w:id="125" w:author="Luis Coco Enriquez" w:date="2025-05-20T13:54:00Z">
        <w:r w:rsidR="00695ACE">
          <w:t>5.</w:t>
        </w:r>
      </w:ins>
      <w:del w:id="126" w:author="Luis Coco Enriquez" w:date="2025-05-20T13:54:00Z">
        <w:r w:rsidRPr="003E551F" w:rsidDel="00695ACE">
          <w:delText>4</w:delText>
        </w:r>
      </w:del>
      <w:r w:rsidRPr="003E551F">
        <w:rPr>
          <w:rFonts w:ascii="Times New Roman" w:hAnsi="Times New Roman"/>
        </w:rPr>
        <w:t> </w:t>
      </w:r>
      <w:r w:rsidRPr="003E551F">
        <w:t>MPa at higher CH₄ fractions).</w:t>
      </w:r>
      <w:r>
        <w:t xml:space="preserve"> </w:t>
      </w:r>
      <w:r w:rsidRPr="003E551F">
        <w:t xml:space="preserve">The enhanced cycle performance of CH₄ mixtures is also tightly coupled to the recuperator performance. The data reveal that the efficiency gains achieved with CH₄-rich mixtures are highly sensitive to the </w:t>
      </w:r>
      <w:ins w:id="127" w:author="Luis Coco Enriquez" w:date="2025-05-20T11:22:00Z">
        <w:r w:rsidR="00A4542E">
          <w:t>H</w:t>
        </w:r>
      </w:ins>
      <w:del w:id="128" w:author="Luis Coco Enriquez" w:date="2025-05-20T11:22:00Z">
        <w:r w:rsidRPr="003E551F" w:rsidDel="00A4542E">
          <w:delText>L</w:delText>
        </w:r>
      </w:del>
      <w:r w:rsidRPr="003E551F">
        <w:t>TR conductance, with the most pronounced benefits only realized at UA</w:t>
      </w:r>
      <w:ins w:id="129" w:author="Luis Coco Enriquez" w:date="2025-05-20T11:38:00Z">
        <w:r w:rsidR="00714250" w:rsidRPr="00714250">
          <w:rPr>
            <w:vertAlign w:val="subscript"/>
            <w:rPrChange w:id="130" w:author="Luis Coco Enriquez" w:date="2025-05-20T11:38:00Z">
              <w:rPr/>
            </w:rPrChange>
          </w:rPr>
          <w:t>Total</w:t>
        </w:r>
      </w:ins>
      <w:del w:id="131" w:author="Luis Coco Enriquez" w:date="2025-05-20T11:23:00Z">
        <w:r w:rsidRPr="003E551F" w:rsidDel="00A4542E">
          <w:delText>_</w:delText>
        </w:r>
      </w:del>
      <w:del w:id="132" w:author="Luis Coco Enriquez" w:date="2025-05-20T11:22:00Z">
        <w:r w:rsidRPr="003E551F" w:rsidDel="00A4542E">
          <w:delText>L</w:delText>
        </w:r>
      </w:del>
      <w:del w:id="133" w:author="Luis Coco Enriquez" w:date="2025-05-20T11:23:00Z">
        <w:r w:rsidRPr="003E551F" w:rsidDel="00A4542E">
          <w:delText>T</w:delText>
        </w:r>
      </w:del>
      <w:r w:rsidRPr="003E551F">
        <w:t xml:space="preserve"> levels exceeding 5,750</w:t>
      </w:r>
      <w:r w:rsidRPr="003E551F">
        <w:rPr>
          <w:rFonts w:ascii="Times New Roman" w:hAnsi="Times New Roman"/>
        </w:rPr>
        <w:t> </w:t>
      </w:r>
      <w:r w:rsidRPr="003E551F">
        <w:t xml:space="preserve">kW/K. This is due to the exacerbated temperature glide across the </w:t>
      </w:r>
      <w:ins w:id="134" w:author="Luis Coco Enriquez" w:date="2025-05-20T11:38:00Z">
        <w:r w:rsidR="00714250">
          <w:t>H</w:t>
        </w:r>
      </w:ins>
      <w:del w:id="135" w:author="Luis Coco Enriquez" w:date="2025-05-20T11:38:00Z">
        <w:r w:rsidRPr="003E551F" w:rsidDel="00714250">
          <w:delText>L</w:delText>
        </w:r>
      </w:del>
      <w:r w:rsidRPr="003E551F">
        <w:t>TR at very low CITs, which demands aggressive recuperative heat transfer capacity to avoid efficient penalties associated with high pinch points. At lower UA</w:t>
      </w:r>
      <w:ins w:id="136" w:author="Luis Coco Enriquez" w:date="2025-05-20T11:39:00Z">
        <w:r w:rsidR="008B5D81" w:rsidRPr="008B5D81">
          <w:rPr>
            <w:vertAlign w:val="subscript"/>
            <w:rPrChange w:id="137" w:author="Luis Coco Enriquez" w:date="2025-05-20T11:39:00Z">
              <w:rPr/>
            </w:rPrChange>
          </w:rPr>
          <w:t>Total</w:t>
        </w:r>
      </w:ins>
      <w:r w:rsidRPr="008B5D81">
        <w:rPr>
          <w:vertAlign w:val="subscript"/>
          <w:rPrChange w:id="138" w:author="Luis Coco Enriquez" w:date="2025-05-20T11:39:00Z">
            <w:rPr/>
          </w:rPrChange>
        </w:rPr>
        <w:t xml:space="preserve"> </w:t>
      </w:r>
      <w:r w:rsidRPr="003E551F">
        <w:t>levels, the pinch point becomes the dominant constraint, suppressing the thermodynamic advantages conferred by the mixture.</w:t>
      </w:r>
    </w:p>
    <w:p w14:paraId="20EBD607" w14:textId="497E5165" w:rsidR="003E551F" w:rsidRPr="003E551F" w:rsidRDefault="003E551F" w:rsidP="003E551F">
      <w:pPr>
        <w:pStyle w:val="MDPI31text"/>
      </w:pPr>
      <w:r w:rsidRPr="003E551F">
        <w:t>Nevertheless, the superior thermodynamic performance of CH₄ mixtures comes with significant turbomachinery challenges. The low critical pressure and, more critically, the significantly lower fluid densities at the relevant operating conditions (compared to CF₄ or NF₃ mixtures) impose substantial volumetric flow penalties on the compressor. The simulation results show that at high CH₄ contents and low CIT, the compressor volumetric flow can increase by up to 50% compared to pure CO₂ cycles, necessitating larger compressor stages, increased impeller diameters, or multi-stage compression strategies to maintain acceptable compression ratios and efficiencies.</w:t>
      </w:r>
      <w:r>
        <w:t xml:space="preserve"> </w:t>
      </w:r>
      <w:r w:rsidRPr="003E551F">
        <w:t>Furthermore, the lower fluid densities also impact turbine design, requiring larger flow passages and possibly leading to lower stage efficiencies due to increased tip leakage and off-design operation risks. These design implications necessitate a holistic approach in system integration, ensuring that the gains in cycle efficiency are not negated by practical limitations in turbomachinery scaling or operational stability.</w:t>
      </w:r>
    </w:p>
    <w:p w14:paraId="1D7B2C0A" w14:textId="59AC0019" w:rsidR="003E551F" w:rsidRPr="003E551F" w:rsidRDefault="003E551F" w:rsidP="003E551F">
      <w:pPr>
        <w:pStyle w:val="MDPI31text"/>
      </w:pPr>
      <w:r w:rsidRPr="003E551F">
        <w:t xml:space="preserve">From a heat exchanger perspective, while the smoother temperature glide of CH₄-rich mixtures alleviates some of the extreme pinch point issues encountered in pure CO₂ systems, the results still underscore the necessity of over-sizing the </w:t>
      </w:r>
      <w:ins w:id="139" w:author="Luis Coco Enriquez" w:date="2025-05-20T11:39:00Z">
        <w:r w:rsidR="008B5D81">
          <w:t>H</w:t>
        </w:r>
      </w:ins>
      <w:del w:id="140" w:author="Luis Coco Enriquez" w:date="2025-05-20T11:39:00Z">
        <w:r w:rsidRPr="003E551F" w:rsidDel="008B5D81">
          <w:delText>L</w:delText>
        </w:r>
      </w:del>
      <w:r w:rsidRPr="003E551F">
        <w:t xml:space="preserve">TR and, to a lesser extent, the </w:t>
      </w:r>
      <w:del w:id="141" w:author="Luis Coco Enriquez" w:date="2025-05-20T11:39:00Z">
        <w:r w:rsidRPr="003E551F" w:rsidDel="008B5D81">
          <w:delText>high</w:delText>
        </w:r>
      </w:del>
      <w:ins w:id="142" w:author="Luis Coco Enriquez" w:date="2025-05-20T11:39:00Z">
        <w:r w:rsidR="008B5D81">
          <w:t>low</w:t>
        </w:r>
      </w:ins>
      <w:r w:rsidRPr="003E551F">
        <w:t>-temperature recuperator (</w:t>
      </w:r>
      <w:ins w:id="143" w:author="Luis Coco Enriquez" w:date="2025-05-20T11:39:00Z">
        <w:r w:rsidR="008B5D81">
          <w:t>L</w:t>
        </w:r>
      </w:ins>
      <w:del w:id="144" w:author="Luis Coco Enriquez" w:date="2025-05-20T11:39:00Z">
        <w:r w:rsidRPr="003E551F" w:rsidDel="008B5D81">
          <w:delText>H</w:delText>
        </w:r>
      </w:del>
      <w:r w:rsidRPr="003E551F">
        <w:t>TR) to fully leverage the thermodynamic benefits. This consideration is critical in system optimization, as the capital costs associated with larger recuperators may offset the gains in cycle efficiency if not carefully balanced.</w:t>
      </w:r>
    </w:p>
    <w:p w14:paraId="7361DDD3" w14:textId="77777777" w:rsidR="003E551F" w:rsidRPr="003E551F" w:rsidRDefault="003E551F" w:rsidP="003E551F">
      <w:pPr>
        <w:pStyle w:val="MDPI31text"/>
      </w:pPr>
      <w:r w:rsidRPr="003E551F">
        <w:t>Overall, while CH₄ mixtures present the highest potential in terms of cycle thermal efficiency under cold ambient conditions, their practical implementation will require significant adaptations in both heat exchanger and turbomachinery design to accommodate the altered fluid properties and flow dynamics inherent to these mixtures.</w:t>
      </w:r>
    </w:p>
    <w:p w14:paraId="3CE734E7" w14:textId="7FE906D5" w:rsidR="003E551F" w:rsidRDefault="003E551F" w:rsidP="003E551F">
      <w:pPr>
        <w:pStyle w:val="MDPI22heading2"/>
        <w:spacing w:before="240"/>
      </w:pPr>
      <w:r w:rsidRPr="001F31D1">
        <w:t>3.</w:t>
      </w:r>
      <w:r>
        <w:t>2</w:t>
      </w:r>
      <w:r w:rsidRPr="001F31D1">
        <w:t xml:space="preserve">. </w:t>
      </w:r>
      <w:r w:rsidRPr="003E551F">
        <w:t>Cycle Optimization through Critical Pressure Management and Turbomachinery Implications</w:t>
      </w:r>
    </w:p>
    <w:p w14:paraId="20A1B2E0" w14:textId="40A2C877" w:rsidR="003E551F" w:rsidRPr="003E551F" w:rsidRDefault="003E551F" w:rsidP="003E551F">
      <w:pPr>
        <w:pStyle w:val="MDPI31text"/>
      </w:pPr>
      <w:r w:rsidRPr="003E551F">
        <w:t>Expanding upon the previous discussion, the critical pressure management aspect of the recompression Brayton cycle design emerged as a decisive factor for achieving optimal performance with CO₂-based binary mixtures, particularly in sub-zero environmental scenarios. The reduction in critical pressures, coupled with the enhanced flexibility provided by the lower critical temperatures, resulted in a comprehensive reshaping of the compressor inlet operating window and associated turbomachinery sizing considerations.</w:t>
      </w:r>
      <w:r>
        <w:t xml:space="preserve"> </w:t>
      </w:r>
      <w:r w:rsidRPr="003E551F">
        <w:t xml:space="preserve">These thermodynamic trends observed in CF₄ and CH₄ mixtures are quantitatively supported by </w:t>
      </w:r>
      <w:r w:rsidRPr="003E551F">
        <w:rPr>
          <w:b/>
          <w:bCs/>
        </w:rPr>
        <w:t xml:space="preserve">Figures 8 </w:t>
      </w:r>
      <w:r w:rsidRPr="00B54B18">
        <w:t>and</w:t>
      </w:r>
      <w:r w:rsidRPr="003E551F">
        <w:rPr>
          <w:b/>
          <w:bCs/>
        </w:rPr>
        <w:t xml:space="preserve"> 9</w:t>
      </w:r>
      <w:r w:rsidRPr="003E551F">
        <w:t xml:space="preserve">, which not only depict the efficiency improvements but also infer the indirect impacts on turbomachinery operating windows, as higher efficiencies correlate </w:t>
      </w:r>
      <w:r w:rsidRPr="003E551F">
        <w:lastRenderedPageBreak/>
        <w:t>with more favorable turbine expansion ratios and lower specific compressor work at reduced pressures.</w:t>
      </w:r>
    </w:p>
    <w:p w14:paraId="2AF975C1" w14:textId="563DDE89" w:rsidR="003E551F" w:rsidRPr="003E551F" w:rsidRDefault="003E551F" w:rsidP="003E551F">
      <w:pPr>
        <w:pStyle w:val="MDPI31text"/>
      </w:pPr>
      <w:r w:rsidRPr="003E551F">
        <w:t>For CF₄-rich blends, the decrease in critical pressure was the most dramatic among the studied additives, with the critical pressure plummeting to approximately 3.</w:t>
      </w:r>
      <w:ins w:id="145" w:author="Luis Coco Enriquez" w:date="2025-05-20T11:41:00Z">
        <w:r w:rsidR="008B5D81">
          <w:t>95</w:t>
        </w:r>
      </w:ins>
      <w:del w:id="146" w:author="Luis Coco Enriquez" w:date="2025-05-20T11:41:00Z">
        <w:r w:rsidRPr="003E551F" w:rsidDel="008B5D81">
          <w:delText>8</w:delText>
        </w:r>
      </w:del>
      <w:r w:rsidRPr="003E551F">
        <w:rPr>
          <w:rFonts w:ascii="Times New Roman" w:hAnsi="Times New Roman"/>
        </w:rPr>
        <w:t> </w:t>
      </w:r>
      <w:r w:rsidRPr="003E551F">
        <w:t>MPa at pure CF₄ conditions. These substantial decreases opened avenues for significant compressor work reductions as the inlet pressure could be safely lowered without encountering two-phase risks, which is impossible with pure CO₂ at equivalent CIT levels. Additionally, the dense phase behavior at these lower pressures, despite the decrease in density relative to pure CO₂, still maintained acceptable levels of volumetric efficiency due to CF₄'s inherent high density, especially under supercritical conditions.</w:t>
      </w:r>
    </w:p>
    <w:p w14:paraId="3F273246" w14:textId="6A5721B5" w:rsidR="003E551F" w:rsidRPr="003E551F" w:rsidRDefault="003E551F" w:rsidP="003E551F">
      <w:pPr>
        <w:pStyle w:val="MDPI31text"/>
      </w:pPr>
      <w:r w:rsidRPr="003E551F">
        <w:t xml:space="preserve">Conversely, the CH₄-based mixtures, while offering superior critical temperature depression and associated efficiency gains, exhibited a more modest reduction in critical pressure, bottoming at approximately </w:t>
      </w:r>
      <w:ins w:id="147" w:author="Luis Coco Enriquez" w:date="2025-05-20T13:57:00Z">
        <w:r w:rsidR="00CE34CC">
          <w:t>5.4</w:t>
        </w:r>
      </w:ins>
      <w:del w:id="148" w:author="Luis Coco Enriquez" w:date="2025-05-20T13:57:00Z">
        <w:r w:rsidRPr="003E551F" w:rsidDel="00CE34CC">
          <w:delText>4.</w:delText>
        </w:r>
      </w:del>
      <w:del w:id="149" w:author="Luis Coco Enriquez" w:date="2025-05-20T11:41:00Z">
        <w:r w:rsidRPr="003E551F" w:rsidDel="008B5D81">
          <w:delText>5</w:delText>
        </w:r>
      </w:del>
      <w:r w:rsidRPr="003E551F">
        <w:rPr>
          <w:rFonts w:ascii="Times New Roman" w:hAnsi="Times New Roman"/>
        </w:rPr>
        <w:t> </w:t>
      </w:r>
      <w:r w:rsidRPr="003E551F">
        <w:t xml:space="preserve">MPa for CH₄ mole fractions of </w:t>
      </w:r>
      <w:del w:id="150" w:author="Luis Coco Enriquez" w:date="2025-05-20T13:57:00Z">
        <w:r w:rsidRPr="003E551F" w:rsidDel="00CE34CC">
          <w:delText>70–8</w:delText>
        </w:r>
      </w:del>
      <w:ins w:id="151" w:author="Luis Coco Enriquez" w:date="2025-05-20T13:57:00Z">
        <w:r w:rsidR="00CE34CC">
          <w:t>9</w:t>
        </w:r>
      </w:ins>
      <w:r w:rsidRPr="003E551F">
        <w:t>0%. This more limited pressure reduction was, however, accompanied by a sharper drop in density due to the gaseous nature of methane even under supercritical regimes. Consequently, while the thermodynamic cycle efficiency was maximized, the compressor volumetric flow rates were substantially increased, imposing the need for considerable redesign of the compressor stages, including larger impeller diameters and more robust volumetric flow management strategies. This underscores the delicate balance between cycle thermal gains and mechanical feasibility in cycle integration.</w:t>
      </w:r>
    </w:p>
    <w:p w14:paraId="3B2F3CA1" w14:textId="77777777" w:rsidR="003E551F" w:rsidRPr="003E551F" w:rsidRDefault="003E551F" w:rsidP="003E551F">
      <w:pPr>
        <w:pStyle w:val="MDPI31text"/>
      </w:pPr>
      <w:r w:rsidRPr="003E551F">
        <w:t>NF₃ and Kr mixtures displayed intermediary behaviors. NF₃, owing to its molecular weight and thermophysical properties, achieved a moderate reduction in critical pressure down to about 4.6</w:t>
      </w:r>
      <w:r w:rsidRPr="003E551F">
        <w:rPr>
          <w:rFonts w:ascii="Times New Roman" w:hAnsi="Times New Roman"/>
        </w:rPr>
        <w:t> </w:t>
      </w:r>
      <w:r w:rsidRPr="003E551F">
        <w:t>MPa at pure NF₃ conditions, which, while less pronounced than CF₄ or CH₄, nonetheless provided measurable compressor work reductions. Importantly, NF₃'s high fluid density in the supercritical phase ensured that the required compressor volumetric capacities remained close to those of CO₂, thereby simplifying turbomachinery adaptation compared to CH₄-rich blends.</w:t>
      </w:r>
    </w:p>
    <w:p w14:paraId="10093610" w14:textId="47151702" w:rsidR="003E551F" w:rsidRPr="003E551F" w:rsidRDefault="003E551F" w:rsidP="003E551F">
      <w:pPr>
        <w:pStyle w:val="MDPI31text"/>
      </w:pPr>
      <w:r w:rsidRPr="003E551F">
        <w:t>Kr-based mixtures, while providing the least reduction in critical pressure (staying above 5.</w:t>
      </w:r>
      <w:ins w:id="152" w:author="Luis Coco Enriquez" w:date="2025-05-20T13:58:00Z">
        <w:r w:rsidR="00001248">
          <w:t>6</w:t>
        </w:r>
      </w:ins>
      <w:r w:rsidRPr="003E551F">
        <w:t>7</w:t>
      </w:r>
      <w:r w:rsidRPr="003E551F">
        <w:rPr>
          <w:rFonts w:ascii="Times New Roman" w:hAnsi="Times New Roman"/>
        </w:rPr>
        <w:t> </w:t>
      </w:r>
      <w:r w:rsidRPr="003E551F">
        <w:t>MPa even at 100% Kr), nonetheless offered a noteworthy advantage from a volumetric flow perspective. The high molar mass and exceptional density of Kr resulted in minimal expansion of the volumetric flow rates at the compressor inlet, making these mixtures the most compatible with existing CO₂-based turbomachinery designs. Despite this mechanical compatibility, the limited critical temperature and pressure depression translated into smaller efficiency gains, as will be thoroughly analyzed in subsequent comparative sections.</w:t>
      </w:r>
    </w:p>
    <w:p w14:paraId="5AB40B71" w14:textId="77777777" w:rsidR="003E551F" w:rsidRDefault="003E551F" w:rsidP="003E551F">
      <w:pPr>
        <w:pStyle w:val="MDPI31text"/>
      </w:pPr>
      <w:r w:rsidRPr="003E551F">
        <w:t>Thus, from an integrated system design standpoint, CF₄-rich mixtures appeared as the most balanced choice, offering significant efficiency improvements alongside manageable turbomachinery requirements. CH₄ mixtures, while thermodynamically superior, imposed the highest demands on compressor design, while NF₃ and Kr offered intermediary options suitable for applications where moderate efficiency gains were acceptable in exchange for reduced system complexity and easier retrofitting.</w:t>
      </w:r>
    </w:p>
    <w:p w14:paraId="58C4865A" w14:textId="77777777" w:rsidR="003E551F" w:rsidRPr="003E551F" w:rsidRDefault="003E551F" w:rsidP="003E551F">
      <w:pPr>
        <w:pStyle w:val="MDPI22heading2"/>
        <w:spacing w:before="240"/>
      </w:pPr>
      <w:r w:rsidRPr="003E551F">
        <w:t>3.3. Recuperator Performance Optimization and Sensitivity to UA</w:t>
      </w:r>
    </w:p>
    <w:p w14:paraId="06631938" w14:textId="271313D3" w:rsidR="003E551F" w:rsidRPr="003E551F" w:rsidRDefault="003E551F" w:rsidP="003E551F">
      <w:pPr>
        <w:pStyle w:val="MDPI31text"/>
      </w:pPr>
      <w:r w:rsidRPr="003E551F">
        <w:t>Another pivotal aspect analyzed across all the mixtures was the recuperator performance, specifically the sensitivity of cycle efficiency to the total recuperator conductance (</w:t>
      </w: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Total</m:t>
            </m:r>
          </m:sub>
        </m:sSub>
      </m:oMath>
      <w:r w:rsidRPr="003E551F">
        <w:t>), which varied from 3,500</w:t>
      </w:r>
      <w:r w:rsidRPr="003E551F">
        <w:rPr>
          <w:rFonts w:ascii="Times New Roman" w:hAnsi="Times New Roman"/>
        </w:rPr>
        <w:t> </w:t>
      </w:r>
      <w:r w:rsidRPr="003E551F">
        <w:t>kW/K up to 10,750</w:t>
      </w:r>
      <w:r w:rsidRPr="003E551F">
        <w:rPr>
          <w:rFonts w:ascii="Times New Roman" w:hAnsi="Times New Roman"/>
        </w:rPr>
        <w:t> </w:t>
      </w:r>
      <w:r w:rsidRPr="003E551F">
        <w:t>kW/K in the simulations. The results consistently indicated that all studied mixtures exhibited a strong dependence on the recuperator sizing, particularly under cold CIT scenarios.</w:t>
      </w:r>
    </w:p>
    <w:p w14:paraId="774760D4" w14:textId="310FD9AB" w:rsidR="003E551F" w:rsidRPr="003E551F" w:rsidRDefault="003E551F" w:rsidP="003E551F">
      <w:pPr>
        <w:pStyle w:val="MDPI31text"/>
      </w:pPr>
      <w:r w:rsidRPr="003E551F">
        <w:t xml:space="preserve">At lower </w:t>
      </w: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Total</m:t>
            </m:r>
          </m:sub>
        </m:sSub>
      </m:oMath>
      <w:r w:rsidRPr="003E551F">
        <w:t xml:space="preserve"> values, the cycle efficiency was severely constrained by the recuperator pinch points, particularly at the low-temperature recuperator (LTR) cold end (T9–T2). This effect was more pronounced in mixtures such as CH₄ and CF₄, where the coldest </w:t>
      </w:r>
      <w:r w:rsidRPr="003E551F">
        <w:lastRenderedPageBreak/>
        <w:t>CIT conditions imposed extreme demands on the LTR. The high degree of recuperation required to preheat the fluid sufficiently prior to entering the main compressor became limited by the LTR pinch point, with temperatures approaching sub-ambient levels, exacerbating the logarithmic mean temperature difference (LMTD) constraints and pushing the system into diminishing returns territory.</w:t>
      </w:r>
    </w:p>
    <w:p w14:paraId="085AAA51" w14:textId="5D9FA8D3" w:rsidR="003E551F" w:rsidRPr="003E551F" w:rsidRDefault="003E551F" w:rsidP="003E551F">
      <w:pPr>
        <w:pStyle w:val="MDPI31text"/>
      </w:pPr>
      <w:r w:rsidRPr="003E551F">
        <w:t xml:space="preserve">As </w:t>
      </w: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Total</m:t>
            </m:r>
          </m:sub>
        </m:sSub>
      </m:oMath>
      <w:r w:rsidRPr="003E551F">
        <w:t xml:space="preserve"> increased, the recuperator's ability to handle these constraints improved markedly. Particularly, when </w:t>
      </w: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Total</m:t>
            </m:r>
          </m:sub>
        </m:sSub>
      </m:oMath>
      <w:r>
        <w:t xml:space="preserve"> </w:t>
      </w:r>
      <w:r w:rsidRPr="003E551F">
        <w:t>exceeded 7,750</w:t>
      </w:r>
      <w:r w:rsidRPr="003E551F">
        <w:rPr>
          <w:rFonts w:ascii="Times New Roman" w:hAnsi="Times New Roman"/>
        </w:rPr>
        <w:t> </w:t>
      </w:r>
      <w:r w:rsidRPr="003E551F">
        <w:t xml:space="preserve">kW/K, the gains in cycle efficiency became increasingly linear with respect to further UA increases. For instance, at </w:t>
      </w: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Total</m:t>
            </m:r>
          </m:sub>
        </m:sSub>
      </m:oMath>
      <w:r w:rsidRPr="003E551F">
        <w:t xml:space="preserve"> of </w:t>
      </w:r>
      <w:ins w:id="153" w:author="Luis Coco Enriquez" w:date="2025-05-20T14:02:00Z">
        <w:r w:rsidR="00EB7E58">
          <w:t>5</w:t>
        </w:r>
      </w:ins>
      <w:del w:id="154" w:author="Luis Coco Enriquez" w:date="2025-05-20T14:00:00Z">
        <w:r w:rsidRPr="003E551F" w:rsidDel="00597CAE">
          <w:delText>10</w:delText>
        </w:r>
      </w:del>
      <w:r w:rsidRPr="003E551F">
        <w:t>,750</w:t>
      </w:r>
      <w:r w:rsidRPr="003E551F">
        <w:rPr>
          <w:rFonts w:ascii="Times New Roman" w:hAnsi="Times New Roman"/>
        </w:rPr>
        <w:t> </w:t>
      </w:r>
      <w:r w:rsidRPr="003E551F">
        <w:t xml:space="preserve">kW/K, the CO₂–CH₄ blend at 90% CH₄ content reached cycle efficiencies above </w:t>
      </w:r>
      <w:ins w:id="155" w:author="Luis Coco Enriquez" w:date="2025-05-20T14:02:00Z">
        <w:r w:rsidR="00EB7E58">
          <w:t>60</w:t>
        </w:r>
      </w:ins>
      <w:del w:id="156" w:author="Luis Coco Enriquez" w:date="2025-05-20T14:01:00Z">
        <w:r w:rsidRPr="003E551F" w:rsidDel="00597CAE">
          <w:delText>62</w:delText>
        </w:r>
      </w:del>
      <w:r w:rsidRPr="003E551F">
        <w:t>%, showcasing the pivotal role of heat exchanger optimization in unlocking the full potential of these fluid mixtures.</w:t>
      </w:r>
    </w:p>
    <w:p w14:paraId="78799E46" w14:textId="33998624" w:rsidR="003E551F" w:rsidRPr="003E551F" w:rsidRDefault="003E551F" w:rsidP="003E551F">
      <w:pPr>
        <w:pStyle w:val="MDPI31text"/>
      </w:pPr>
      <w:r w:rsidRPr="003E551F">
        <w:t xml:space="preserve">However, this aggressive recuperator sizing was not equally beneficial across all mixtures. For Kr-based mixtures, the efficiency gains plateaued much earlier, with limited improvements beyond </w:t>
      </w: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Total</m:t>
            </m:r>
          </m:sub>
        </m:sSub>
      </m:oMath>
      <w:r w:rsidRPr="003E551F">
        <w:t xml:space="preserve"> of </w:t>
      </w:r>
      <w:del w:id="157" w:author="Luis Coco Enriquez" w:date="2025-05-20T14:03:00Z">
        <w:r w:rsidRPr="003E551F" w:rsidDel="00E86260">
          <w:delText>5,7</w:delText>
        </w:r>
      </w:del>
      <w:ins w:id="158" w:author="Luis Coco Enriquez" w:date="2025-05-20T14:03:00Z">
        <w:r w:rsidR="00E86260">
          <w:t>3</w:t>
        </w:r>
      </w:ins>
      <w:r w:rsidRPr="003E551F">
        <w:t>5</w:t>
      </w:r>
      <w:ins w:id="159" w:author="Luis Coco Enriquez" w:date="2025-05-20T14:03:00Z">
        <w:r w:rsidR="00E86260">
          <w:t>0</w:t>
        </w:r>
      </w:ins>
      <w:r w:rsidRPr="003E551F">
        <w:t>0</w:t>
      </w:r>
      <w:r w:rsidRPr="003E551F">
        <w:rPr>
          <w:rFonts w:ascii="Times New Roman" w:hAnsi="Times New Roman"/>
        </w:rPr>
        <w:t> </w:t>
      </w:r>
      <w:r w:rsidRPr="003E551F">
        <w:t>kW/K. This phenomenon is attributed to Kr's inherently higher specific heat and density, which reduces the recuperator's heat duty requirements compared to other mixtures. This observation suggests that for Kr-based cycles, the design of recuperators could be optimized for lower conductance without substantial efficiency penalties, providing a cost advantage in systems where Kr is the preferred additive.</w:t>
      </w:r>
    </w:p>
    <w:p w14:paraId="33D43EC9" w14:textId="135706E6" w:rsidR="003E551F" w:rsidRDefault="003E551F" w:rsidP="003E551F">
      <w:pPr>
        <w:pStyle w:val="MDPI31text"/>
      </w:pPr>
      <w:r w:rsidRPr="003E551F">
        <w:t xml:space="preserve">For NF₃-based mixtures, an intermediary behavior was observed. The efficiency gains with </w:t>
      </w: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Total</m:t>
            </m:r>
          </m:sub>
        </m:sSub>
      </m:oMath>
      <w:r w:rsidRPr="003E551F">
        <w:t xml:space="preserve"> scaled progressively up to approximately 8,750</w:t>
      </w:r>
      <w:r w:rsidRPr="003E551F">
        <w:rPr>
          <w:rFonts w:ascii="Times New Roman" w:hAnsi="Times New Roman"/>
        </w:rPr>
        <w:t> </w:t>
      </w:r>
      <w:r w:rsidRPr="003E551F">
        <w:t xml:space="preserve">kW/K, as depicted in </w:t>
      </w:r>
      <w:r w:rsidRPr="003E551F">
        <w:rPr>
          <w:b/>
          <w:bCs/>
        </w:rPr>
        <w:t>Figure 10</w:t>
      </w:r>
      <w:r w:rsidRPr="003E551F">
        <w:t xml:space="preserve">, beyond which the marginal gains diminished, indicating an optimal recuperator conductance range for these blends. The </w:t>
      </w:r>
      <w:ins w:id="160" w:author="Luis Coco Enriquez" w:date="2025-05-20T11:43:00Z">
        <w:r w:rsidR="008B5D81">
          <w:t>H</w:t>
        </w:r>
      </w:ins>
      <w:del w:id="161" w:author="Luis Coco Enriquez" w:date="2025-05-20T11:43:00Z">
        <w:r w:rsidRPr="003E551F" w:rsidDel="008B5D81">
          <w:delText>L</w:delText>
        </w:r>
      </w:del>
      <w:r w:rsidRPr="003E551F">
        <w:t>TR pinch point for NF₃ mixtures remained more manageable compared to CH₄ and CF₄ systems, thanks to NF₃'s fluid properties that allowed more favorable heat exchange at the cold end without incurring extreme pinch point penalties.</w:t>
      </w:r>
    </w:p>
    <w:p w14:paraId="2F7723D2" w14:textId="08F7ECE8" w:rsidR="003E551F" w:rsidRDefault="003E551F" w:rsidP="001B6B75">
      <w:pPr>
        <w:pStyle w:val="MDPI31text"/>
        <w:ind w:firstLine="86"/>
      </w:pPr>
      <w:r>
        <w:rPr>
          <w:noProof/>
        </w:rPr>
        <w:drawing>
          <wp:inline distT="0" distB="0" distL="0" distR="0" wp14:anchorId="2A4829F1" wp14:editId="37F2D4ED">
            <wp:extent cx="4680000" cy="2880000"/>
            <wp:effectExtent l="0" t="0" r="6350" b="15875"/>
            <wp:docPr id="2114474079" name="Gráfico 1">
              <a:extLst xmlns:a="http://schemas.openxmlformats.org/drawingml/2006/main">
                <a:ext uri="{FF2B5EF4-FFF2-40B4-BE49-F238E27FC236}">
                  <a16:creationId xmlns:a16="http://schemas.microsoft.com/office/drawing/2014/main" id="{ED32EFC7-42BB-47A0-864E-76E31AE63B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30A08E1" w14:textId="2210DCC9" w:rsidR="001B6B75" w:rsidRPr="001B6B75" w:rsidRDefault="001B6B75" w:rsidP="001262CB">
      <w:pPr>
        <w:pStyle w:val="MDPI51figurecaption"/>
        <w:rPr>
          <w:bCs/>
        </w:rPr>
      </w:pPr>
      <w:r w:rsidRPr="001B6B75">
        <w:rPr>
          <w:b/>
        </w:rPr>
        <w:t>Figure 10</w:t>
      </w:r>
      <w:r>
        <w:rPr>
          <w:b/>
        </w:rPr>
        <w:t>.</w:t>
      </w:r>
      <w:r w:rsidRPr="001B6B75">
        <w:rPr>
          <w:b/>
        </w:rPr>
        <w:t xml:space="preserve"> </w:t>
      </w:r>
      <w:r w:rsidRPr="001B6B75">
        <w:rPr>
          <w:bCs/>
        </w:rPr>
        <w:t xml:space="preserve">Recompression Brayton cycle thermal efficiency as a function of NF₃ molar concentration for varying </w:t>
      </w:r>
      <m:oMath>
        <m:r>
          <w:rPr>
            <w:rFonts w:ascii="Cambria Math" w:hAnsi="Cambria Math"/>
          </w:rPr>
          <m:t>U</m:t>
        </m:r>
        <m:sSub>
          <m:sSubPr>
            <m:ctrlPr>
              <w:rPr>
                <w:rFonts w:ascii="Cambria Math" w:hAnsi="Cambria Math"/>
                <w:bCs/>
                <w:i/>
              </w:rPr>
            </m:ctrlPr>
          </m:sSubPr>
          <m:e>
            <m:r>
              <w:rPr>
                <w:rFonts w:ascii="Cambria Math" w:hAnsi="Cambria Math"/>
              </w:rPr>
              <m:t>A</m:t>
            </m:r>
          </m:e>
          <m:sub>
            <m:r>
              <w:rPr>
                <w:rFonts w:ascii="Cambria Math" w:hAnsi="Cambria Math"/>
              </w:rPr>
              <m:t>Total</m:t>
            </m:r>
          </m:sub>
        </m:sSub>
      </m:oMath>
      <w:r w:rsidRPr="001B6B75">
        <w:rPr>
          <w:bCs/>
        </w:rPr>
        <w:t>. NF₃-containing mixtures show robust efficiency improvements, achieving peak efficiencies around 5</w:t>
      </w:r>
      <w:ins w:id="162" w:author="Luis Coco Enriquez" w:date="2025-05-20T14:13:00Z">
        <w:r w:rsidR="00B35A0F">
          <w:rPr>
            <w:bCs/>
          </w:rPr>
          <w:t>4.5</w:t>
        </w:r>
      </w:ins>
      <w:del w:id="163" w:author="Luis Coco Enriquez" w:date="2025-05-20T14:13:00Z">
        <w:r w:rsidRPr="001B6B75" w:rsidDel="00B35A0F">
          <w:rPr>
            <w:bCs/>
          </w:rPr>
          <w:delText>5</w:delText>
        </w:r>
      </w:del>
      <w:r w:rsidRPr="001B6B75">
        <w:rPr>
          <w:bCs/>
        </w:rPr>
        <w:t>% at ~70</w:t>
      </w:r>
      <w:r w:rsidRPr="001B6B75">
        <w:rPr>
          <w:rFonts w:ascii="Times New Roman" w:hAnsi="Times New Roman"/>
          <w:bCs/>
        </w:rPr>
        <w:t> </w:t>
      </w:r>
      <w:r w:rsidRPr="001B6B75">
        <w:rPr>
          <w:bCs/>
        </w:rPr>
        <w:t>mol% NF₃. While gains are lower compared to CH₄ and CF₄ mixtures, the trends confirm NF₃’s effectiveness in extending the operational range of the cycle to moderate sub-zero CIT conditions.</w:t>
      </w:r>
    </w:p>
    <w:p w14:paraId="707986CC" w14:textId="0E971E23" w:rsidR="003E551F" w:rsidRPr="003E551F" w:rsidRDefault="003E551F" w:rsidP="003E551F">
      <w:pPr>
        <w:pStyle w:val="MDPI31text"/>
      </w:pPr>
      <w:r w:rsidRPr="003E551F">
        <w:t xml:space="preserve">This UA sensitivity analysis further highlighted the fact that the </w:t>
      </w:r>
      <w:del w:id="164" w:author="Luis Coco Enriquez" w:date="2025-05-20T11:44:00Z">
        <w:r w:rsidRPr="003E551F" w:rsidDel="0041047F">
          <w:delText>low</w:delText>
        </w:r>
      </w:del>
      <w:ins w:id="165" w:author="Luis Coco Enriquez" w:date="2025-05-20T11:44:00Z">
        <w:r w:rsidR="0041047F">
          <w:t>high</w:t>
        </w:r>
      </w:ins>
      <w:r w:rsidRPr="003E551F">
        <w:t>-temperature recuperator (</w:t>
      </w:r>
      <w:ins w:id="166" w:author="Luis Coco Enriquez" w:date="2025-05-20T11:44:00Z">
        <w:r w:rsidR="0041047F">
          <w:t>H</w:t>
        </w:r>
      </w:ins>
      <w:del w:id="167" w:author="Luis Coco Enriquez" w:date="2025-05-20T11:44:00Z">
        <w:r w:rsidRPr="003E551F" w:rsidDel="0041047F">
          <w:delText>L</w:delText>
        </w:r>
      </w:del>
      <w:r w:rsidRPr="003E551F">
        <w:t xml:space="preserve">TR) dominated the cycle performance under cold CIT conditions, </w:t>
      </w:r>
      <w:r w:rsidRPr="003E551F">
        <w:lastRenderedPageBreak/>
        <w:t xml:space="preserve">with the </w:t>
      </w:r>
      <w:del w:id="168" w:author="Luis Coco Enriquez" w:date="2025-05-20T11:44:00Z">
        <w:r w:rsidRPr="003E551F" w:rsidDel="0041047F">
          <w:delText>high</w:delText>
        </w:r>
      </w:del>
      <w:ins w:id="169" w:author="Luis Coco Enriquez" w:date="2025-05-20T11:44:00Z">
        <w:r w:rsidR="0041047F">
          <w:t>low</w:t>
        </w:r>
      </w:ins>
      <w:r w:rsidRPr="003E551F">
        <w:t>-temperature recuperator (</w:t>
      </w:r>
      <w:ins w:id="170" w:author="Luis Coco Enriquez" w:date="2025-05-20T11:44:00Z">
        <w:r w:rsidR="0041047F">
          <w:t>L</w:t>
        </w:r>
      </w:ins>
      <w:del w:id="171" w:author="Luis Coco Enriquez" w:date="2025-05-20T11:44:00Z">
        <w:r w:rsidRPr="003E551F" w:rsidDel="0041047F">
          <w:delText>H</w:delText>
        </w:r>
      </w:del>
      <w:r w:rsidRPr="003E551F">
        <w:t>TR) playing a secondary role. The required UA_</w:t>
      </w:r>
      <w:ins w:id="172" w:author="Luis Coco Enriquez" w:date="2025-05-20T11:44:00Z">
        <w:r w:rsidR="0041047F">
          <w:t>H</w:t>
        </w:r>
      </w:ins>
      <w:del w:id="173" w:author="Luis Coco Enriquez" w:date="2025-05-20T11:44:00Z">
        <w:r w:rsidRPr="003E551F" w:rsidDel="0041047F">
          <w:delText>L</w:delText>
        </w:r>
      </w:del>
      <w:r w:rsidRPr="003E551F">
        <w:t>T to mitigate the cold-end pinch was significantly higher in CH₄- and CF₄-rich blends, often exceeding 5,000</w:t>
      </w:r>
      <w:r w:rsidRPr="003E551F">
        <w:rPr>
          <w:rFonts w:ascii="Times New Roman" w:hAnsi="Times New Roman"/>
        </w:rPr>
        <w:t> </w:t>
      </w:r>
      <w:r w:rsidRPr="003E551F">
        <w:t>kW/K, while Kr and NF₃ mixtures could achieve acceptable pinch management with UA_</w:t>
      </w:r>
      <w:ins w:id="174" w:author="Luis Coco Enriquez" w:date="2025-05-20T11:44:00Z">
        <w:r w:rsidR="0041047F">
          <w:t>H</w:t>
        </w:r>
      </w:ins>
      <w:del w:id="175" w:author="Luis Coco Enriquez" w:date="2025-05-20T11:44:00Z">
        <w:r w:rsidRPr="003E551F" w:rsidDel="0041047F">
          <w:delText>L</w:delText>
        </w:r>
      </w:del>
      <w:r w:rsidRPr="003E551F">
        <w:t>T as low as 3,500–4,000</w:t>
      </w:r>
      <w:r w:rsidRPr="003E551F">
        <w:rPr>
          <w:rFonts w:ascii="Times New Roman" w:hAnsi="Times New Roman"/>
        </w:rPr>
        <w:t> </w:t>
      </w:r>
      <w:r w:rsidRPr="003E551F">
        <w:t>kW/K.</w:t>
      </w:r>
    </w:p>
    <w:p w14:paraId="5F635912" w14:textId="77777777" w:rsidR="00855544" w:rsidRPr="00855544" w:rsidRDefault="00855544" w:rsidP="00855544">
      <w:pPr>
        <w:pStyle w:val="MDPI22heading2"/>
        <w:spacing w:before="240"/>
      </w:pPr>
      <w:r w:rsidRPr="00855544">
        <w:t>3.4. Comparative Evaluation of Mixture Performance and Operational Trade-Offs</w:t>
      </w:r>
    </w:p>
    <w:p w14:paraId="015CEDBF" w14:textId="77777777" w:rsidR="00855544" w:rsidRPr="00855544" w:rsidRDefault="00855544" w:rsidP="00855544">
      <w:pPr>
        <w:pStyle w:val="MDPI31text"/>
      </w:pPr>
      <w:r w:rsidRPr="00855544">
        <w:t>A holistic comparative evaluation of the four studied binary mixtures revealed distinct operational profiles and trade-offs, which are essential for guiding working fluid selection based on specific application requirements.</w:t>
      </w:r>
    </w:p>
    <w:p w14:paraId="579E3A1E" w14:textId="597A55D0" w:rsidR="003E551F" w:rsidRPr="003E551F" w:rsidRDefault="00977E6A" w:rsidP="00977E6A">
      <w:pPr>
        <w:pStyle w:val="MDPI23heading3"/>
      </w:pPr>
      <w:r w:rsidRPr="006B7D03">
        <w:t>3.</w:t>
      </w:r>
      <w:r>
        <w:t>4</w:t>
      </w:r>
      <w:r w:rsidRPr="006B7D03">
        <w:t>.</w:t>
      </w:r>
      <w:r>
        <w:t>1</w:t>
      </w:r>
      <w:r w:rsidRPr="006B7D03">
        <w:t xml:space="preserve">. </w:t>
      </w:r>
      <w:r w:rsidRPr="00977E6A">
        <w:t>CO₂</w:t>
      </w:r>
      <w:r>
        <w:t>/</w:t>
      </w:r>
      <w:r w:rsidRPr="00977E6A">
        <w:t>CF₄ Mixtures</w:t>
      </w:r>
    </w:p>
    <w:p w14:paraId="125809D0" w14:textId="28932EB8" w:rsidR="00977E6A" w:rsidRPr="00977E6A" w:rsidRDefault="00977E6A" w:rsidP="00597E6E">
      <w:pPr>
        <w:pStyle w:val="MDPI31text"/>
      </w:pPr>
      <w:r w:rsidRPr="00977E6A">
        <w:t>CO₂</w:t>
      </w:r>
      <w:r w:rsidR="00597E6E">
        <w:t>/</w:t>
      </w:r>
      <w:r w:rsidRPr="00977E6A">
        <w:t>CF₄ mixtures emerged as the most balanced solution for cold climate applications where both high thermal efficiency and mechanical feasibility are priorities. The cycle efficiency reached up to 58% at 70–80</w:t>
      </w:r>
      <w:r w:rsidRPr="00977E6A">
        <w:rPr>
          <w:rFonts w:ascii="Times New Roman" w:hAnsi="Times New Roman"/>
        </w:rPr>
        <w:t> </w:t>
      </w:r>
      <w:r w:rsidRPr="00977E6A">
        <w:t xml:space="preserve">mol% CF₄ under high UA scenarios, see </w:t>
      </w:r>
      <w:r w:rsidRPr="00977E6A">
        <w:rPr>
          <w:b/>
          <w:bCs/>
        </w:rPr>
        <w:t>Figure</w:t>
      </w:r>
      <w:r>
        <w:rPr>
          <w:b/>
          <w:bCs/>
        </w:rPr>
        <w:t> </w:t>
      </w:r>
      <w:r w:rsidRPr="00977E6A">
        <w:rPr>
          <w:b/>
          <w:bCs/>
        </w:rPr>
        <w:t>8</w:t>
      </w:r>
      <w:r w:rsidRPr="00977E6A">
        <w:t>, outperforming pure CO₂ by approximately 11–12 percentage points. Importantly, the high density of CF₄ ensured that compressor volumetric flows, while higher than pure CO₂, remained within the practical limits of current turbomachinery capabilities.</w:t>
      </w:r>
      <w:r w:rsidR="00597E6E">
        <w:t xml:space="preserve"> </w:t>
      </w:r>
      <w:r w:rsidRPr="00977E6A">
        <w:t>Additionally, CF₄'s compatibility with existing s</w:t>
      </w:r>
      <w:r w:rsidR="00597E6E">
        <w:t>-</w:t>
      </w:r>
      <w:r w:rsidRPr="00977E6A">
        <w:t>CO₂ cycle hardware, due to its favorable thermophysical properties (moderate critical pressure, high density, low viscosity), positioned these mixtures as a strong candidate for retrofitting existing systems to operate in colder climates without necessitating complete redesign of major components.</w:t>
      </w:r>
    </w:p>
    <w:p w14:paraId="1B8E71C7" w14:textId="046381C5" w:rsidR="00977E6A" w:rsidRPr="00977E6A" w:rsidRDefault="00977E6A" w:rsidP="00597E6E">
      <w:pPr>
        <w:pStyle w:val="MDPI23heading3"/>
      </w:pPr>
      <w:r w:rsidRPr="00977E6A">
        <w:t>3.4.2. CO₂</w:t>
      </w:r>
      <w:r w:rsidR="00597E6E">
        <w:t>/</w:t>
      </w:r>
      <w:r w:rsidRPr="00977E6A">
        <w:t>CH₄ Mixtures</w:t>
      </w:r>
    </w:p>
    <w:p w14:paraId="751DC994" w14:textId="780B971B" w:rsidR="00977E6A" w:rsidRPr="00977E6A" w:rsidRDefault="00977E6A" w:rsidP="00977E6A">
      <w:pPr>
        <w:pStyle w:val="MDPI31text"/>
      </w:pPr>
      <w:r w:rsidRPr="00977E6A">
        <w:t>CO₂</w:t>
      </w:r>
      <w:r w:rsidR="00597E6E">
        <w:t>/</w:t>
      </w:r>
      <w:r w:rsidRPr="00977E6A">
        <w:t>CH₄ mixtures demonstrated the highest absolute cycle efficiency improvements, exceeding 6</w:t>
      </w:r>
      <w:ins w:id="176" w:author="Luis Coco Enriquez" w:date="2025-05-20T14:04:00Z">
        <w:r w:rsidR="00F352CC">
          <w:t>0</w:t>
        </w:r>
      </w:ins>
      <w:del w:id="177" w:author="Luis Coco Enriquez" w:date="2025-05-20T14:04:00Z">
        <w:r w:rsidRPr="00977E6A" w:rsidDel="00F352CC">
          <w:delText>1</w:delText>
        </w:r>
      </w:del>
      <w:r w:rsidRPr="00977E6A">
        <w:t>% at 90</w:t>
      </w:r>
      <w:r w:rsidRPr="00977E6A">
        <w:rPr>
          <w:rFonts w:ascii="Times New Roman" w:hAnsi="Times New Roman"/>
        </w:rPr>
        <w:t> </w:t>
      </w:r>
      <w:r w:rsidRPr="00977E6A">
        <w:t xml:space="preserve">mol% CH₄ and </w:t>
      </w: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Total</m:t>
            </m:r>
          </m:sub>
        </m:sSub>
      </m:oMath>
      <w:r w:rsidRPr="00977E6A">
        <w:t xml:space="preserve"> above 9,750</w:t>
      </w:r>
      <w:r w:rsidRPr="00977E6A">
        <w:rPr>
          <w:rFonts w:ascii="Times New Roman" w:hAnsi="Times New Roman"/>
        </w:rPr>
        <w:t> </w:t>
      </w:r>
      <w:r w:rsidRPr="00977E6A">
        <w:t>kW/K. These unprecedented performance levels confirmed CH₄'s unmatched capability to depress the critical temperature deep into the cryogenic range, facilitating entirely supercritical operation even at CITs as low as –70</w:t>
      </w:r>
      <w:r w:rsidRPr="00977E6A">
        <w:rPr>
          <w:rFonts w:ascii="Times New Roman" w:hAnsi="Times New Roman"/>
        </w:rPr>
        <w:t> </w:t>
      </w:r>
      <w:r w:rsidRPr="00977E6A">
        <w:t>°C.</w:t>
      </w:r>
      <w:r w:rsidR="00597E6E">
        <w:t xml:space="preserve"> </w:t>
      </w:r>
      <w:r w:rsidRPr="00977E6A">
        <w:t xml:space="preserve">However, the practical implications of such mixtures were significant. The ultra-low fluid densities at the compressor inlet, coupled with elevated volumetric flow rates, imposed major design penalties on the turbomachinery, requiring larger, heavier, and more complex compressors with increased power consumption for the same mass flow rate. Additionally, the heat exchanger design for these mixtures was the most challenging, demanding the highest </w:t>
      </w: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LT</m:t>
            </m:r>
          </m:sub>
        </m:sSub>
      </m:oMath>
      <w:r w:rsidRPr="00977E6A">
        <w:t xml:space="preserve"> to manage the sharp pinch points at the LTR, particularly under high CH₄ concentrations and extreme sub-zero CITs.</w:t>
      </w:r>
    </w:p>
    <w:p w14:paraId="73B2D413" w14:textId="5AD78AF5" w:rsidR="00977E6A" w:rsidRPr="00977E6A" w:rsidRDefault="00977E6A" w:rsidP="00977E6A">
      <w:pPr>
        <w:pStyle w:val="MDPI31text"/>
      </w:pPr>
      <w:r w:rsidRPr="00977E6A">
        <w:t>Consequently, while thermodynamically attractive, CO₂</w:t>
      </w:r>
      <w:r w:rsidR="00597E6E">
        <w:t>/</w:t>
      </w:r>
      <w:r w:rsidRPr="00977E6A">
        <w:t>CH₄ mixtures are best suited for specialized applications where maximum efficiency is paramount, and the system can be designed from scratch with appropriately sized and engineered components.</w:t>
      </w:r>
      <w:r w:rsidR="00597E6E">
        <w:t xml:space="preserve"> </w:t>
      </w:r>
      <w:r w:rsidRPr="00977E6A">
        <w:t xml:space="preserve">This is clearly illustrated in </w:t>
      </w:r>
      <w:r w:rsidRPr="00977E6A">
        <w:rPr>
          <w:b/>
          <w:bCs/>
        </w:rPr>
        <w:t>Figure 9</w:t>
      </w:r>
      <w:r w:rsidRPr="00977E6A">
        <w:t>, where the steep efficiency ascent with CH₄ molar concentration surpasses the performance of all other mixtures, yet concurrently implies the greatest system-level engineering burdens due to the increased volumetric flow rates and heat exchanger sizing requirements.</w:t>
      </w:r>
    </w:p>
    <w:p w14:paraId="5109C82E" w14:textId="77777777" w:rsidR="00977E6A" w:rsidRPr="00977E6A" w:rsidRDefault="00977E6A" w:rsidP="00597E6E">
      <w:pPr>
        <w:pStyle w:val="MDPI22heading2"/>
        <w:spacing w:before="240"/>
      </w:pPr>
      <w:r w:rsidRPr="00977E6A">
        <w:t>3.5. Critical Temperature Reduction and Cycle Performance at Sub-Zero Ambient Conditions</w:t>
      </w:r>
    </w:p>
    <w:p w14:paraId="21AE4315" w14:textId="73013DE8" w:rsidR="00977E6A" w:rsidRPr="00977E6A" w:rsidRDefault="00977E6A" w:rsidP="00977E6A">
      <w:pPr>
        <w:pStyle w:val="MDPI31text"/>
      </w:pPr>
      <w:r w:rsidRPr="00977E6A">
        <w:t>The reduction of the working fluid's critical temperature emerges as the central thermophysical parameter influencing the behavior of recompression Brayton cycles under cold ambient conditions. In pure CO₂ cycles, the relatively high critical temperature of 304.13</w:t>
      </w:r>
      <w:r w:rsidRPr="00977E6A">
        <w:rPr>
          <w:rFonts w:ascii="Times New Roman" w:hAnsi="Times New Roman"/>
        </w:rPr>
        <w:t> </w:t>
      </w:r>
      <w:r w:rsidRPr="00977E6A">
        <w:t>K (31.0</w:t>
      </w:r>
      <w:r w:rsidRPr="00977E6A">
        <w:rPr>
          <w:rFonts w:ascii="Times New Roman" w:hAnsi="Times New Roman"/>
        </w:rPr>
        <w:t> </w:t>
      </w:r>
      <w:r w:rsidRPr="00977E6A">
        <w:t>°C) presents a fundamental barrier to efficient cycle operation at sub-zero conditions. Below this threshold, CO₂ enters the two-phase region at the compressor inlet, triggering substantial inefficiencies due to phase instability, increased compression work, and the impossibility of achieving the necessary supercritical compression and recuperation processes.</w:t>
      </w:r>
      <w:r w:rsidR="00597E6E">
        <w:t xml:space="preserve"> </w:t>
      </w:r>
      <w:r w:rsidRPr="00977E6A">
        <w:t xml:space="preserve">Binary mixtures of CO₂ with additives like CF₄, CH₄, NF₃, and Kr exhibit significant critical temperature depression, which ensures that the working fluid remains </w:t>
      </w:r>
      <w:r w:rsidRPr="00977E6A">
        <w:lastRenderedPageBreak/>
        <w:t>fully within the supercritical region even at extreme cold compressor inlet temperatures (CIT) as low as -70</w:t>
      </w:r>
      <w:r w:rsidRPr="00977E6A">
        <w:rPr>
          <w:rFonts w:ascii="Times New Roman" w:hAnsi="Times New Roman"/>
        </w:rPr>
        <w:t> </w:t>
      </w:r>
      <w:r w:rsidRPr="00977E6A">
        <w:t>°C. This capability is pivotal for extending the operational domain of recompression Brayton cycles in cold climate applications, such as Arctic, Antarctic, and high-altitude deployments, or in off-design scenarios of seasonal low ambient temperatures.</w:t>
      </w:r>
    </w:p>
    <w:p w14:paraId="627FF464" w14:textId="0C15C3BD" w:rsidR="00977E6A" w:rsidRPr="00977E6A" w:rsidRDefault="00597E6E" w:rsidP="00597E6E">
      <w:pPr>
        <w:pStyle w:val="MDPI23heading3"/>
      </w:pPr>
      <w:r>
        <w:t xml:space="preserve">3.5.1 </w:t>
      </w:r>
      <w:r w:rsidR="00977E6A" w:rsidRPr="00977E6A">
        <w:t>CO₂</w:t>
      </w:r>
      <w:r w:rsidRPr="00597E6E">
        <w:t>/</w:t>
      </w:r>
      <w:r w:rsidR="00977E6A" w:rsidRPr="00977E6A">
        <w:t>CF₄ Mixture</w:t>
      </w:r>
    </w:p>
    <w:p w14:paraId="08E9A754" w14:textId="3BCC7899" w:rsidR="00977E6A" w:rsidRPr="00977E6A" w:rsidRDefault="00977E6A" w:rsidP="00977E6A">
      <w:pPr>
        <w:pStyle w:val="MDPI31text"/>
      </w:pPr>
      <w:r w:rsidRPr="00977E6A">
        <w:t>Among the examined mixtures, CO₂</w:t>
      </w:r>
      <w:r w:rsidR="00597E6E">
        <w:t>/</w:t>
      </w:r>
      <w:r w:rsidRPr="00977E6A">
        <w:t>CF₄ exhibits a pronounced reduction in critical temperature, reaching approximately 229.69</w:t>
      </w:r>
      <w:r w:rsidRPr="00977E6A">
        <w:rPr>
          <w:rFonts w:ascii="Times New Roman" w:hAnsi="Times New Roman"/>
        </w:rPr>
        <w:t> </w:t>
      </w:r>
      <w:r w:rsidRPr="00977E6A">
        <w:t>K (-43.46</w:t>
      </w:r>
      <w:r w:rsidRPr="00977E6A">
        <w:rPr>
          <w:rFonts w:ascii="Times New Roman" w:hAnsi="Times New Roman"/>
        </w:rPr>
        <w:t> </w:t>
      </w:r>
      <w:r w:rsidRPr="00977E6A">
        <w:t>°C) at pure CF₄. The cycle simulations clearly demonstrate that as CF₄ concentration increases, the system benefits from smoother supercritical behavior at lower CIT, avoiding abrupt phase changes and maintaining continuous heat recovery capability through the recuperators. For instance, at 90</w:t>
      </w:r>
      <w:r w:rsidRPr="00977E6A">
        <w:rPr>
          <w:rFonts w:ascii="Times New Roman" w:hAnsi="Times New Roman"/>
        </w:rPr>
        <w:t> </w:t>
      </w:r>
      <w:r w:rsidRPr="00977E6A">
        <w:t xml:space="preserve">mol% CF₄, cycle efficiency peaks at approximately 57.59% under the highest tested </w:t>
      </w: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Total</m:t>
            </m:r>
          </m:sub>
        </m:sSub>
      </m:oMath>
      <w:r w:rsidRPr="00977E6A">
        <w:t xml:space="preserve"> conditions (10,750</w:t>
      </w:r>
      <w:r w:rsidRPr="00977E6A">
        <w:rPr>
          <w:rFonts w:ascii="Times New Roman" w:hAnsi="Times New Roman"/>
        </w:rPr>
        <w:t> </w:t>
      </w:r>
      <w:r w:rsidRPr="00977E6A">
        <w:t>kW/K), with pinch-point temperatures in both the HT and LT recuperators minimized.</w:t>
      </w:r>
      <w:r w:rsidR="00597E6E">
        <w:t xml:space="preserve"> </w:t>
      </w:r>
      <w:r w:rsidRPr="00977E6A">
        <w:t>The efficient performance of these mixtures is partially attributed to the higher density and favorable compressibility factor of CF₄-rich blends at low temperatures, which sustains acceptable compressor inlet properties despite the substantial decrease in pressure. Furthermore, the lowered critical pressure (around 3.95</w:t>
      </w:r>
      <w:r w:rsidRPr="00977E6A">
        <w:rPr>
          <w:rFonts w:ascii="Times New Roman" w:hAnsi="Times New Roman"/>
        </w:rPr>
        <w:t> </w:t>
      </w:r>
      <w:r w:rsidRPr="00977E6A">
        <w:t>MPa for 100% CF₄) allows the cycle to operate with significantly reduced compressor inlet pressures compared to pure CO₂, further enhancing the turbine expansion ratio and contributing to improved net cycle efficiency. However, designers must account for the increased specific heat capacity of CF₄ mixtures, which elevates recuperation demands and necessitates careful recuperator sizing, particularly at the LT stage.</w:t>
      </w:r>
    </w:p>
    <w:p w14:paraId="4F8128B8" w14:textId="083B1FA9" w:rsidR="00977E6A" w:rsidRPr="00977E6A" w:rsidRDefault="00597E6E" w:rsidP="00597E6E">
      <w:pPr>
        <w:pStyle w:val="MDPI23heading3"/>
      </w:pPr>
      <w:r>
        <w:t xml:space="preserve">3.5.2 </w:t>
      </w:r>
      <w:r w:rsidR="00977E6A" w:rsidRPr="00977E6A">
        <w:t>CO₂</w:t>
      </w:r>
      <w:r w:rsidRPr="00597E6E">
        <w:t>/</w:t>
      </w:r>
      <w:r w:rsidR="00977E6A" w:rsidRPr="00977E6A">
        <w:t>CH₄ Mixture</w:t>
      </w:r>
    </w:p>
    <w:p w14:paraId="2E70A576" w14:textId="74B8DDBE" w:rsidR="00977E6A" w:rsidRPr="00977E6A" w:rsidRDefault="00977E6A" w:rsidP="00977E6A">
      <w:pPr>
        <w:pStyle w:val="MDPI31text"/>
      </w:pPr>
      <w:r w:rsidRPr="00977E6A">
        <w:t>CO₂</w:t>
      </w:r>
      <w:r w:rsidR="00597E6E">
        <w:t>/</w:t>
      </w:r>
      <w:r w:rsidRPr="00977E6A">
        <w:t>CH₄ mixture stand</w:t>
      </w:r>
      <w:r w:rsidR="00E12712">
        <w:t>s</w:t>
      </w:r>
      <w:r w:rsidRPr="00977E6A">
        <w:t xml:space="preserve"> out for their exceptional cycle efficiency improvements at high CH₄ concentrations. The critical temperature of the mixture drops to 191.91</w:t>
      </w:r>
      <w:r w:rsidRPr="00977E6A">
        <w:rPr>
          <w:rFonts w:ascii="Times New Roman" w:hAnsi="Times New Roman"/>
        </w:rPr>
        <w:t> </w:t>
      </w:r>
      <w:r w:rsidRPr="00977E6A">
        <w:t>K (-81.24</w:t>
      </w:r>
      <w:r w:rsidRPr="00977E6A">
        <w:rPr>
          <w:rFonts w:ascii="Times New Roman" w:hAnsi="Times New Roman"/>
        </w:rPr>
        <w:t> </w:t>
      </w:r>
      <w:r w:rsidRPr="00977E6A">
        <w:t>°C) for pure CH₄, making these blends uniquely suited for ultra-cold conditions. As CH₄ concentration approaches 90</w:t>
      </w:r>
      <w:r w:rsidRPr="00977E6A">
        <w:rPr>
          <w:rFonts w:ascii="Times New Roman" w:hAnsi="Times New Roman"/>
        </w:rPr>
        <w:t> </w:t>
      </w:r>
      <w:r w:rsidRPr="00977E6A">
        <w:t xml:space="preserve">mol%, cycle efficiency </w:t>
      </w:r>
      <w:del w:id="178" w:author="Luis Coco Enriquez" w:date="2025-05-20T14:07:00Z">
        <w:r w:rsidRPr="00977E6A" w:rsidDel="00AE0C8C">
          <w:delText>surpasses</w:delText>
        </w:r>
      </w:del>
      <w:r w:rsidRPr="00977E6A">
        <w:t xml:space="preserve"> 60%</w:t>
      </w:r>
      <w:del w:id="179" w:author="Luis Coco Enriquez" w:date="2025-05-20T14:08:00Z">
        <w:r w:rsidRPr="00977E6A" w:rsidDel="00AE0C8C">
          <w:delText>,</w:delText>
        </w:r>
      </w:del>
      <w:del w:id="180" w:author="Luis Coco Enriquez" w:date="2025-05-20T14:07:00Z">
        <w:r w:rsidRPr="00977E6A" w:rsidDel="00AE0C8C">
          <w:delText xml:space="preserve"> with a peak of 62.12% observed under the highest </w:delText>
        </w:r>
      </w:del>
      <m:oMath>
        <m:r>
          <w:del w:id="181" w:author="Luis Coco Enriquez" w:date="2025-05-20T14:07:00Z">
            <w:rPr>
              <w:rFonts w:ascii="Cambria Math" w:hAnsi="Cambria Math"/>
            </w:rPr>
            <m:t>U</m:t>
          </w:del>
        </m:r>
        <m:sSub>
          <m:sSubPr>
            <m:ctrlPr>
              <w:del w:id="182" w:author="Luis Coco Enriquez" w:date="2025-05-20T14:07:00Z">
                <w:rPr>
                  <w:rFonts w:ascii="Cambria Math" w:hAnsi="Cambria Math"/>
                  <w:i/>
                </w:rPr>
              </w:del>
            </m:ctrlPr>
          </m:sSubPr>
          <m:e>
            <m:r>
              <w:del w:id="183" w:author="Luis Coco Enriquez" w:date="2025-05-20T14:07:00Z">
                <w:rPr>
                  <w:rFonts w:ascii="Cambria Math" w:hAnsi="Cambria Math"/>
                </w:rPr>
                <m:t>A</m:t>
              </w:del>
            </m:r>
          </m:e>
          <m:sub>
            <m:r>
              <w:del w:id="184" w:author="Luis Coco Enriquez" w:date="2025-05-20T14:07:00Z">
                <w:rPr>
                  <w:rFonts w:ascii="Cambria Math" w:hAnsi="Cambria Math"/>
                </w:rPr>
                <m:t>Total</m:t>
              </w:del>
            </m:r>
          </m:sub>
        </m:sSub>
      </m:oMath>
      <w:del w:id="185" w:author="Luis Coco Enriquez" w:date="2025-05-20T14:07:00Z">
        <w:r w:rsidRPr="00977E6A" w:rsidDel="00AE0C8C">
          <w:delText xml:space="preserve"> scenarios. </w:delText>
        </w:r>
      </w:del>
      <w:r w:rsidRPr="00977E6A">
        <w:t xml:space="preserve">This represents one of the most dramatic efficiency gains among the studied mixtures, exceeding pure CO₂ by </w:t>
      </w:r>
      <w:ins w:id="186" w:author="Luis Coco Enriquez" w:date="2025-05-20T14:08:00Z">
        <w:r w:rsidR="001476CC">
          <w:t>around</w:t>
        </w:r>
      </w:ins>
      <w:del w:id="187" w:author="Luis Coco Enriquez" w:date="2025-05-20T14:08:00Z">
        <w:r w:rsidRPr="00977E6A" w:rsidDel="001476CC">
          <w:delText xml:space="preserve">over </w:delText>
        </w:r>
      </w:del>
      <w:r w:rsidRPr="00977E6A">
        <w:t>15 percentage points in the most favorable configurations.</w:t>
      </w:r>
      <w:r w:rsidR="00597E6E">
        <w:t xml:space="preserve"> </w:t>
      </w:r>
      <w:r w:rsidRPr="00977E6A">
        <w:t>However, this efficiency improvement comes with substantial engineering challenges. CH₄-rich mixtures exhibit significantly lower fluid density at comparable pressures and temperatures, resulting in increased volumetric flow rates through the compressor and recuperators. This requires larger turbomachinery dimensions, greater heat exchanger surface areas, and increased system footprint, which may pose economic and engineering trade-offs for large-scale applications. Nonetheless, the thermodynamic advantage of CH₄ is undeniable in extreme cold environments, where it permits efficient, stable, and high-performance cycle operation across an unprecedented range of ambient conditions.</w:t>
      </w:r>
    </w:p>
    <w:p w14:paraId="3464F7F5" w14:textId="6B84BC20" w:rsidR="00977E6A" w:rsidRPr="00977E6A" w:rsidRDefault="00597E6E" w:rsidP="00597E6E">
      <w:pPr>
        <w:pStyle w:val="MDPI23heading3"/>
      </w:pPr>
      <w:r>
        <w:t xml:space="preserve">3.5.3 </w:t>
      </w:r>
      <w:r w:rsidR="00977E6A" w:rsidRPr="00977E6A">
        <w:t>CO₂</w:t>
      </w:r>
      <w:r w:rsidRPr="00597E6E">
        <w:t>/</w:t>
      </w:r>
      <w:r w:rsidR="00977E6A" w:rsidRPr="00977E6A">
        <w:t>NF₃ Mixture</w:t>
      </w:r>
    </w:p>
    <w:p w14:paraId="69354824" w14:textId="43FF20A9" w:rsidR="00977E6A" w:rsidRPr="00977E6A" w:rsidRDefault="00977E6A" w:rsidP="00977E6A">
      <w:pPr>
        <w:pStyle w:val="MDPI31text"/>
      </w:pPr>
      <w:r w:rsidRPr="00977E6A">
        <w:t>NF₃-containing mixture offer</w:t>
      </w:r>
      <w:r w:rsidR="00E12712">
        <w:t>s</w:t>
      </w:r>
      <w:r w:rsidRPr="00977E6A">
        <w:t xml:space="preserve"> a balanced performance profile, combining favorable reductions in critical temperature with relatively moderate density penalties. With a critical temperature of 235.65</w:t>
      </w:r>
      <w:r w:rsidRPr="00977E6A">
        <w:rPr>
          <w:rFonts w:ascii="Times New Roman" w:hAnsi="Times New Roman"/>
        </w:rPr>
        <w:t> </w:t>
      </w:r>
      <w:r w:rsidRPr="00977E6A">
        <w:t>K (-37.5</w:t>
      </w:r>
      <w:r w:rsidRPr="00977E6A">
        <w:rPr>
          <w:rFonts w:ascii="Times New Roman" w:hAnsi="Times New Roman"/>
        </w:rPr>
        <w:t> </w:t>
      </w:r>
      <w:r w:rsidRPr="00977E6A">
        <w:t>°C) for pure NF₃, these mixtures allow the cycle to operate efficiently down to approximately -30</w:t>
      </w:r>
      <w:r w:rsidRPr="00977E6A">
        <w:rPr>
          <w:rFonts w:ascii="Times New Roman" w:hAnsi="Times New Roman"/>
        </w:rPr>
        <w:t> </w:t>
      </w:r>
      <w:r w:rsidRPr="00977E6A">
        <w:t>°C CIT without entering the subcritical region. At 70–80</w:t>
      </w:r>
      <w:r w:rsidRPr="00977E6A">
        <w:rPr>
          <w:rFonts w:ascii="Times New Roman" w:hAnsi="Times New Roman"/>
        </w:rPr>
        <w:t> </w:t>
      </w:r>
      <w:r w:rsidRPr="00977E6A">
        <w:t>mol% NF₃, cycle efficiencies reach 5</w:t>
      </w:r>
      <w:ins w:id="188" w:author="Luis Coco Enriquez" w:date="2025-05-20T14:09:00Z">
        <w:r w:rsidR="00EC3CE2">
          <w:t>4</w:t>
        </w:r>
      </w:ins>
      <w:del w:id="189" w:author="Luis Coco Enriquez" w:date="2025-05-20T14:09:00Z">
        <w:r w:rsidRPr="00977E6A" w:rsidDel="00EC3CE2">
          <w:delText>5</w:delText>
        </w:r>
      </w:del>
      <w:r w:rsidRPr="00977E6A">
        <w:t>.44% under the high</w:t>
      </w:r>
      <w:del w:id="190" w:author="Luis Coco Enriquez" w:date="2025-05-20T14:09:00Z">
        <w:r w:rsidRPr="00977E6A" w:rsidDel="00EC3CE2">
          <w:delText>est</w:delText>
        </w:r>
      </w:del>
      <w:r w:rsidRPr="00977E6A">
        <w:t xml:space="preserve"> </w:t>
      </w: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Total</m:t>
            </m:r>
          </m:sub>
        </m:sSub>
      </m:oMath>
      <w:r w:rsidRPr="00977E6A">
        <w:t xml:space="preserve"> conditions, demonstrating significant gains over pure CO₂, although lower than those achieved with CF₄ or CH₄.</w:t>
      </w:r>
      <w:r w:rsidR="00597E6E">
        <w:t xml:space="preserve"> </w:t>
      </w:r>
      <w:r w:rsidRPr="00977E6A">
        <w:t xml:space="preserve">From a design perspective, NF₃ mixtures provide a favorable compromise between efficiency, density, and operational stability. The relatively high density of NF₃-rich blends alleviates volumetric flow issues compared to CH₄ mixtures, while still delivering substantial efficiency improvements and manageable pinch-point temperatures in the recuperators. This makes NF₃ an attractive candidate for regions with </w:t>
      </w:r>
      <w:r w:rsidRPr="00977E6A">
        <w:lastRenderedPageBreak/>
        <w:t>consistently cold but not extreme sub-zero temperatures, where the mixture’s characteristics allow for system simplification compared to CH₄ while maintaining high thermodynamic performance.</w:t>
      </w:r>
    </w:p>
    <w:p w14:paraId="51077FC3" w14:textId="790048C7" w:rsidR="00977E6A" w:rsidRPr="00977E6A" w:rsidRDefault="00597E6E" w:rsidP="00597E6E">
      <w:pPr>
        <w:pStyle w:val="MDPI23heading3"/>
      </w:pPr>
      <w:r>
        <w:t xml:space="preserve">3.5.4 </w:t>
      </w:r>
      <w:r w:rsidR="00977E6A" w:rsidRPr="00977E6A">
        <w:t>CO₂</w:t>
      </w:r>
      <w:r w:rsidRPr="00597E6E">
        <w:t>/</w:t>
      </w:r>
      <w:r w:rsidR="00977E6A" w:rsidRPr="00977E6A">
        <w:t>Kr Mixture</w:t>
      </w:r>
    </w:p>
    <w:p w14:paraId="24813AB1" w14:textId="6C38B00A" w:rsidR="00977E6A" w:rsidRDefault="00977E6A" w:rsidP="00977E6A">
      <w:pPr>
        <w:pStyle w:val="MDPI31text"/>
      </w:pPr>
      <w:r w:rsidRPr="00977E6A">
        <w:t>Krypton, while presenting a relatively limited critical temperature depression compared to the other additives, still contributes to cycle performance improvement by allowing stable supercritical operation at moderate sub-zero CIT (~-50</w:t>
      </w:r>
      <w:r w:rsidRPr="00977E6A">
        <w:rPr>
          <w:rFonts w:ascii="Times New Roman" w:hAnsi="Times New Roman"/>
        </w:rPr>
        <w:t> </w:t>
      </w:r>
      <w:r w:rsidRPr="00977E6A">
        <w:t>°C). CO₂–Kr mixtures display the most conservative efficiency enhancements among the studied blends, peaking around 5</w:t>
      </w:r>
      <w:ins w:id="191" w:author="Luis Coco Enriquez" w:date="2025-05-20T14:36:00Z">
        <w:r w:rsidR="0088061C">
          <w:t>4</w:t>
        </w:r>
      </w:ins>
      <w:del w:id="192" w:author="Luis Coco Enriquez" w:date="2025-05-20T14:10:00Z">
        <w:r w:rsidRPr="00977E6A" w:rsidDel="00B35A0F">
          <w:delText>4</w:delText>
        </w:r>
      </w:del>
      <w:del w:id="193" w:author="Luis Coco Enriquez" w:date="2025-05-20T14:36:00Z">
        <w:r w:rsidRPr="00977E6A" w:rsidDel="0088061C">
          <w:delText>.</w:delText>
        </w:r>
      </w:del>
      <w:del w:id="194" w:author="Luis Coco Enriquez" w:date="2025-05-20T14:11:00Z">
        <w:r w:rsidRPr="00977E6A" w:rsidDel="00B35A0F">
          <w:delText>3</w:delText>
        </w:r>
      </w:del>
      <w:del w:id="195" w:author="Luis Coco Enriquez" w:date="2025-05-20T14:36:00Z">
        <w:r w:rsidRPr="00977E6A" w:rsidDel="0088061C">
          <w:delText>4</w:delText>
        </w:r>
      </w:del>
      <w:r w:rsidRPr="00977E6A">
        <w:t>% at 90</w:t>
      </w:r>
      <w:r w:rsidRPr="00977E6A">
        <w:rPr>
          <w:rFonts w:ascii="Times New Roman" w:hAnsi="Times New Roman"/>
        </w:rPr>
        <w:t> </w:t>
      </w:r>
      <w:r w:rsidRPr="00977E6A">
        <w:t>mol% Kr</w:t>
      </w:r>
      <w:del w:id="196" w:author="Luis Coco Enriquez" w:date="2025-05-20T14:11:00Z">
        <w:r w:rsidRPr="00977E6A" w:rsidDel="00B35A0F">
          <w:delText xml:space="preserve"> and high </w:delText>
        </w:r>
      </w:del>
      <m:oMath>
        <m:r>
          <w:del w:id="197" w:author="Luis Coco Enriquez" w:date="2025-05-20T14:11:00Z">
            <w:rPr>
              <w:rFonts w:ascii="Cambria Math" w:hAnsi="Cambria Math"/>
            </w:rPr>
            <m:t>U</m:t>
          </w:del>
        </m:r>
        <m:sSub>
          <m:sSubPr>
            <m:ctrlPr>
              <w:del w:id="198" w:author="Luis Coco Enriquez" w:date="2025-05-20T14:11:00Z">
                <w:rPr>
                  <w:rFonts w:ascii="Cambria Math" w:hAnsi="Cambria Math"/>
                  <w:i/>
                </w:rPr>
              </w:del>
            </m:ctrlPr>
          </m:sSubPr>
          <m:e>
            <m:r>
              <w:del w:id="199" w:author="Luis Coco Enriquez" w:date="2025-05-20T14:11:00Z">
                <w:rPr>
                  <w:rFonts w:ascii="Cambria Math" w:hAnsi="Cambria Math"/>
                </w:rPr>
                <m:t>A</m:t>
              </w:del>
            </m:r>
          </m:e>
          <m:sub>
            <m:r>
              <w:del w:id="200" w:author="Luis Coco Enriquez" w:date="2025-05-20T14:11:00Z">
                <w:rPr>
                  <w:rFonts w:ascii="Cambria Math" w:hAnsi="Cambria Math"/>
                </w:rPr>
                <m:t>Total</m:t>
              </w:del>
            </m:r>
          </m:sub>
        </m:sSub>
      </m:oMath>
      <w:del w:id="201" w:author="Luis Coco Enriquez" w:date="2025-05-20T14:11:00Z">
        <w:r w:rsidRPr="00977E6A" w:rsidDel="00B35A0F">
          <w:delText xml:space="preserve"> levels</w:delText>
        </w:r>
      </w:del>
      <w:r w:rsidRPr="00977E6A">
        <w:t>. The main advantage of Kr lies in its high density and minimal impact on mixture compressibility, resulting in manageable volumetric flows and reduced turbomachinery scaling challenges.</w:t>
      </w:r>
      <w:r w:rsidR="00597E6E">
        <w:t xml:space="preserve"> </w:t>
      </w:r>
      <w:r w:rsidRPr="00977E6A">
        <w:t xml:space="preserve">This is exemplified in </w:t>
      </w:r>
      <w:r w:rsidRPr="00977E6A">
        <w:rPr>
          <w:b/>
          <w:bCs/>
        </w:rPr>
        <w:t>Figure 11</w:t>
      </w:r>
      <w:r w:rsidRPr="00977E6A">
        <w:t>, where the modest but consistent efficiency improvements are depicted, showing Kr-rich mixtures as the least sensitive to UA increases, yet offering stable operational characteristics and turbomachinery compatibility.</w:t>
      </w:r>
      <w:r w:rsidR="00B17B66">
        <w:t xml:space="preserve"> </w:t>
      </w:r>
      <w:r w:rsidR="00B17B66" w:rsidRPr="00977E6A">
        <w:t>However, the limited reduction in critical pressure and temperature of Kr-rich mixtures constrains their applicability to moderately cold climates, where the lower gains compared to CH₄ or CF₄ must be carefully weighed against the easier engineering implementation and potentially lower capital costs. Additionally, the high cost and limited availability of Kr may restrict its deployment to niche applications where specific performance or compatibility requirements justify its use.</w:t>
      </w:r>
    </w:p>
    <w:p w14:paraId="7BE0ED27" w14:textId="26518064" w:rsidR="00597E6E" w:rsidRPr="00977E6A" w:rsidRDefault="00B17B66" w:rsidP="00B64A12">
      <w:pPr>
        <w:pStyle w:val="MDPI31text"/>
        <w:ind w:firstLine="86"/>
      </w:pPr>
      <w:r>
        <w:rPr>
          <w:noProof/>
        </w:rPr>
        <w:drawing>
          <wp:inline distT="0" distB="0" distL="0" distR="0" wp14:anchorId="1FB734E7" wp14:editId="797FE5FE">
            <wp:extent cx="4680000" cy="2880000"/>
            <wp:effectExtent l="0" t="0" r="6350" b="15875"/>
            <wp:docPr id="835374096" name="Gráfico 1">
              <a:extLst xmlns:a="http://schemas.openxmlformats.org/drawingml/2006/main">
                <a:ext uri="{FF2B5EF4-FFF2-40B4-BE49-F238E27FC236}">
                  <a16:creationId xmlns:a16="http://schemas.microsoft.com/office/drawing/2014/main" id="{67A051E9-CA67-495B-921C-8FCD7CC9F8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CB18B29" w14:textId="11081B95" w:rsidR="00B17B66" w:rsidRPr="00B17B66" w:rsidRDefault="00B17B66" w:rsidP="001262CB">
      <w:pPr>
        <w:pStyle w:val="MDPI51figurecaption"/>
      </w:pPr>
      <w:r w:rsidRPr="00B17B66">
        <w:rPr>
          <w:b/>
        </w:rPr>
        <w:t>Figure 11.</w:t>
      </w:r>
      <w:r w:rsidRPr="00B17B66">
        <w:rPr>
          <w:bCs/>
        </w:rPr>
        <w:t xml:space="preserve"> Recompression Brayton cycle thermal efficiency as a function of Kr molar concentration for varying </w:t>
      </w:r>
      <m:oMath>
        <m:r>
          <w:rPr>
            <w:rFonts w:ascii="Cambria Math" w:hAnsi="Cambria Math"/>
          </w:rPr>
          <m:t>U</m:t>
        </m:r>
        <m:sSub>
          <m:sSubPr>
            <m:ctrlPr>
              <w:rPr>
                <w:rFonts w:ascii="Cambria Math" w:hAnsi="Cambria Math"/>
                <w:bCs/>
                <w:i/>
              </w:rPr>
            </m:ctrlPr>
          </m:sSubPr>
          <m:e>
            <m:r>
              <w:rPr>
                <w:rFonts w:ascii="Cambria Math" w:hAnsi="Cambria Math"/>
              </w:rPr>
              <m:t>A</m:t>
            </m:r>
          </m:e>
          <m:sub>
            <m:r>
              <w:rPr>
                <w:rFonts w:ascii="Cambria Math" w:hAnsi="Cambria Math"/>
              </w:rPr>
              <m:t>Total</m:t>
            </m:r>
          </m:sub>
        </m:sSub>
      </m:oMath>
      <w:r w:rsidRPr="00B17B66">
        <w:rPr>
          <w:bCs/>
        </w:rPr>
        <w:t>. CO₂</w:t>
      </w:r>
      <w:r>
        <w:rPr>
          <w:bCs/>
        </w:rPr>
        <w:t>/</w:t>
      </w:r>
      <w:r w:rsidRPr="00B17B66">
        <w:rPr>
          <w:bCs/>
        </w:rPr>
        <w:t xml:space="preserve">Kr mixtures provide modest but consistent efficiency enhancements, peaking around </w:t>
      </w:r>
      <w:ins w:id="202" w:author="Luis Coco Enriquez" w:date="2025-05-20T14:35:00Z">
        <w:r w:rsidR="00663643">
          <w:rPr>
            <w:bCs/>
          </w:rPr>
          <w:t>52-53</w:t>
        </w:r>
      </w:ins>
      <w:del w:id="203" w:author="Luis Coco Enriquez" w:date="2025-05-20T14:35:00Z">
        <w:r w:rsidRPr="00B17B66" w:rsidDel="00663643">
          <w:rPr>
            <w:bCs/>
          </w:rPr>
          <w:delText>5</w:delText>
        </w:r>
      </w:del>
      <w:del w:id="204" w:author="Luis Coco Enriquez" w:date="2025-05-20T14:12:00Z">
        <w:r w:rsidRPr="00B17B66" w:rsidDel="00B35A0F">
          <w:rPr>
            <w:bCs/>
          </w:rPr>
          <w:delText>4</w:delText>
        </w:r>
      </w:del>
      <w:r w:rsidRPr="00B17B66">
        <w:rPr>
          <w:bCs/>
        </w:rPr>
        <w:t>% at 70–80</w:t>
      </w:r>
      <w:r w:rsidRPr="00B17B66">
        <w:rPr>
          <w:rFonts w:ascii="Times New Roman" w:hAnsi="Times New Roman"/>
          <w:bCs/>
        </w:rPr>
        <w:t> </w:t>
      </w:r>
      <w:r w:rsidRPr="00B17B66">
        <w:rPr>
          <w:bCs/>
        </w:rPr>
        <w:t>mol% Kr. Compared to other additives, the efficiency improvements are less sensitive to UA increases, reflecting Kr’s higher critical pressure and limited critical temperature reduction capacity.</w:t>
      </w:r>
    </w:p>
    <w:p w14:paraId="3AA1B9D8" w14:textId="5A63D415" w:rsidR="00977E6A" w:rsidRPr="00977E6A" w:rsidRDefault="00B17B66" w:rsidP="00B17B66">
      <w:pPr>
        <w:pStyle w:val="MDPI23heading3"/>
      </w:pPr>
      <w:r>
        <w:t xml:space="preserve">3.5.5 </w:t>
      </w:r>
      <w:r w:rsidR="00977E6A" w:rsidRPr="00977E6A">
        <w:t xml:space="preserve">Comparative Performance </w:t>
      </w:r>
      <w:r>
        <w:t>U</w:t>
      </w:r>
      <w:r w:rsidR="00977E6A" w:rsidRPr="00977E6A">
        <w:t>nder Various CIT Scenarios</w:t>
      </w:r>
    </w:p>
    <w:p w14:paraId="16062755" w14:textId="3386BA35" w:rsidR="00977E6A" w:rsidRDefault="00977E6A" w:rsidP="00977E6A">
      <w:pPr>
        <w:pStyle w:val="MDPI31text"/>
      </w:pPr>
      <w:r w:rsidRPr="00977E6A">
        <w:t>Analyzing the data across all mixtures and CIT scenarios reveals clear trends correlating critical temperature depression with cycle efficiency gains. At CIT values above 0</w:t>
      </w:r>
      <w:r w:rsidRPr="00977E6A">
        <w:rPr>
          <w:rFonts w:ascii="Times New Roman" w:hAnsi="Times New Roman"/>
        </w:rPr>
        <w:t> </w:t>
      </w:r>
      <w:r w:rsidRPr="00977E6A">
        <w:t>°C, the differences among mixtures are less pronounced, as most systems operate well within the supercritical region, and pure CO₂ cycles can still achieve acceptable efficiencies (&gt;46%). However, as CIT drops below -10</w:t>
      </w:r>
      <w:r w:rsidRPr="00977E6A">
        <w:rPr>
          <w:rFonts w:ascii="Times New Roman" w:hAnsi="Times New Roman"/>
        </w:rPr>
        <w:t> </w:t>
      </w:r>
      <w:r w:rsidRPr="00977E6A">
        <w:t>°C, the benefits of the binary mixtures become increasingly dominant, with CO₂</w:t>
      </w:r>
      <w:r w:rsidR="00B17B66">
        <w:t>/</w:t>
      </w:r>
      <w:r w:rsidRPr="00977E6A">
        <w:t>CH₄ and CO₂</w:t>
      </w:r>
      <w:r w:rsidR="00B17B66">
        <w:t>/</w:t>
      </w:r>
      <w:r w:rsidRPr="00977E6A">
        <w:t xml:space="preserve">CF₄ maintaining the highest cycle efficiencies and pure CO₂ suffering from severe penalties due to its inability to remain </w:t>
      </w:r>
      <w:r w:rsidRPr="00977E6A">
        <w:lastRenderedPageBreak/>
        <w:t>supercritical.</w:t>
      </w:r>
      <w:r w:rsidR="00B17B66">
        <w:t xml:space="preserve"> </w:t>
      </w:r>
      <w:r w:rsidRPr="00977E6A">
        <w:t>Notably, the sensitivity of cycle efficiency to recuperator conductance (</w:t>
      </w:r>
      <m:oMath>
        <m:r>
          <w:rPr>
            <w:rFonts w:ascii="Cambria Math" w:hAnsi="Cambria Math"/>
            <w:sz w:val="18"/>
            <w:szCs w:val="20"/>
          </w:rPr>
          <m:t>U</m:t>
        </m:r>
        <m:sSub>
          <m:sSubPr>
            <m:ctrlPr>
              <w:rPr>
                <w:rFonts w:ascii="Cambria Math" w:hAnsi="Cambria Math"/>
                <w:bCs/>
                <w:i/>
                <w:sz w:val="18"/>
                <w:szCs w:val="20"/>
              </w:rPr>
            </m:ctrlPr>
          </m:sSubPr>
          <m:e>
            <m:r>
              <w:rPr>
                <w:rFonts w:ascii="Cambria Math" w:hAnsi="Cambria Math"/>
                <w:sz w:val="18"/>
                <w:szCs w:val="20"/>
              </w:rPr>
              <m:t>A</m:t>
            </m:r>
          </m:e>
          <m:sub>
            <m:r>
              <w:rPr>
                <w:rFonts w:ascii="Cambria Math" w:hAnsi="Cambria Math"/>
                <w:sz w:val="18"/>
                <w:szCs w:val="20"/>
              </w:rPr>
              <m:t>Total</m:t>
            </m:r>
          </m:sub>
        </m:sSub>
      </m:oMath>
      <w:r w:rsidRPr="00977E6A">
        <w:t>) becomes amplified at lower CITs for all mixtures, as the increased temperature difference between the recuperator streams demands higher heat exchanger performance to minimize pinch-point limitations. This highlights the necessity for synergistic optimization of fluid composition and heat exchanger design, ensuring that the full benefits of the fluid property modifications are realized without compromising recuperation effectiveness.</w:t>
      </w:r>
    </w:p>
    <w:p w14:paraId="525BD754" w14:textId="25CC6B2F" w:rsidR="00375902" w:rsidRDefault="00375902" w:rsidP="00254D03">
      <w:pPr>
        <w:pStyle w:val="MDPI22heading2"/>
        <w:spacing w:before="240"/>
      </w:pPr>
      <w:r>
        <w:t xml:space="preserve">3.6 </w:t>
      </w:r>
      <w:r w:rsidR="00254D03">
        <w:t xml:space="preserve">Sensitive </w:t>
      </w:r>
      <w:r>
        <w:t xml:space="preserve">Exergy </w:t>
      </w:r>
      <w:r w:rsidRPr="00254D03">
        <w:t>Analysis</w:t>
      </w:r>
    </w:p>
    <w:p w14:paraId="7F1441CE" w14:textId="15A69246" w:rsidR="00375902" w:rsidRDefault="00375902" w:rsidP="00375902">
      <w:pPr>
        <w:pStyle w:val="MDPI31text"/>
      </w:pPr>
      <w:r w:rsidRPr="00375902">
        <w:t xml:space="preserve">The present section is concerned with the examination of the exergy destruction and exergy efficiency of each </w:t>
      </w:r>
      <w:r w:rsidR="00254D03">
        <w:t>component</w:t>
      </w:r>
      <w:r w:rsidRPr="00375902">
        <w:t xml:space="preserve"> of the RBC</w:t>
      </w:r>
      <w:r>
        <w:t xml:space="preserve">.  </w:t>
      </w:r>
    </w:p>
    <w:p w14:paraId="6309EB43" w14:textId="05BCF672" w:rsidR="00E12712" w:rsidRPr="00977E6A" w:rsidRDefault="00E12712" w:rsidP="00E12712">
      <w:pPr>
        <w:pStyle w:val="MDPI23heading3"/>
      </w:pPr>
      <w:r>
        <w:t xml:space="preserve">3.6.1 </w:t>
      </w:r>
      <w:r w:rsidR="00F75799">
        <w:t xml:space="preserve">Pure </w:t>
      </w:r>
      <w:r w:rsidRPr="00977E6A">
        <w:t>CO₂</w:t>
      </w:r>
    </w:p>
    <w:p w14:paraId="56B693A5" w14:textId="4830BF67" w:rsidR="006609EA" w:rsidRDefault="00E12712" w:rsidP="006609EA">
      <w:pPr>
        <w:pStyle w:val="MDPI31text"/>
      </w:pPr>
      <w:r>
        <w:t>The</w:t>
      </w:r>
      <w:r w:rsidR="006609EA">
        <w:t xml:space="preserve"> RBC’s</w:t>
      </w:r>
      <w:r w:rsidR="006609EA" w:rsidRPr="00F03B40">
        <w:t xml:space="preserve"> turbomachine, </w:t>
      </w:r>
      <w:r w:rsidR="006609EA">
        <w:t>when the working fluid is pure s-CO</w:t>
      </w:r>
      <w:r w:rsidR="006609EA" w:rsidRPr="006609EA">
        <w:rPr>
          <w:vertAlign w:val="subscript"/>
        </w:rPr>
        <w:t>2</w:t>
      </w:r>
      <w:r w:rsidR="006609EA">
        <w:t xml:space="preserve">, </w:t>
      </w:r>
      <w:r w:rsidR="006609EA" w:rsidRPr="00F03B40">
        <w:t>exhibits varying exergy efficiencies</w:t>
      </w:r>
      <w:r w:rsidR="006609EA">
        <w:t xml:space="preserve"> (see </w:t>
      </w:r>
      <w:r w:rsidR="006609EA" w:rsidRPr="0045786E">
        <w:rPr>
          <w:b/>
          <w:bCs/>
        </w:rPr>
        <w:t>Figure 1</w:t>
      </w:r>
      <w:r w:rsidR="006609EA">
        <w:rPr>
          <w:b/>
          <w:bCs/>
        </w:rPr>
        <w:t>2</w:t>
      </w:r>
      <w:r w:rsidR="006609EA">
        <w:t>)</w:t>
      </w:r>
      <w:r w:rsidR="006609EA" w:rsidRPr="00F03B40">
        <w:t xml:space="preserve">. </w:t>
      </w:r>
      <w:r w:rsidR="006609EA" w:rsidRPr="006609EA">
        <w:t>The components with the lowest efficiency ratings are the main compressor (MC) and the recompressor (RC). The component that has been demonstrated to exhibit the highest level of efficiency is the high-temperature heat recuperator (HTR).</w:t>
      </w:r>
    </w:p>
    <w:p w14:paraId="354B0E56" w14:textId="77777777" w:rsidR="006609EA" w:rsidRDefault="006609EA" w:rsidP="00B64A12">
      <w:pPr>
        <w:pStyle w:val="MDPI31text"/>
        <w:ind w:firstLine="86"/>
        <w:jc w:val="left"/>
      </w:pPr>
      <w:r>
        <w:rPr>
          <w:noProof/>
        </w:rPr>
        <w:drawing>
          <wp:inline distT="0" distB="0" distL="0" distR="0" wp14:anchorId="28D7D357" wp14:editId="6B3A7A54">
            <wp:extent cx="4320000" cy="3421032"/>
            <wp:effectExtent l="0" t="0" r="4445" b="8255"/>
            <wp:docPr id="1285846822"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46822" name=""/>
                    <pic:cNvPicPr/>
                  </pic:nvPicPr>
                  <pic:blipFill rotWithShape="1">
                    <a:blip r:embed="rId20">
                      <a:extLst>
                        <a:ext uri="{96DAC541-7B7A-43D3-8B79-37D633B846F1}">
                          <asvg:svgBlip xmlns:asvg="http://schemas.microsoft.com/office/drawing/2016/SVG/main" r:embed="rId21"/>
                        </a:ext>
                      </a:extLst>
                    </a:blip>
                    <a:srcRect l="248" t="10128" r="2951" b="13215"/>
                    <a:stretch/>
                  </pic:blipFill>
                  <pic:spPr bwMode="auto">
                    <a:xfrm>
                      <a:off x="0" y="0"/>
                      <a:ext cx="4320000" cy="3421032"/>
                    </a:xfrm>
                    <a:prstGeom prst="rect">
                      <a:avLst/>
                    </a:prstGeom>
                    <a:ln>
                      <a:noFill/>
                    </a:ln>
                    <a:extLst>
                      <a:ext uri="{53640926-AAD7-44D8-BBD7-CCE9431645EC}">
                        <a14:shadowObscured xmlns:a14="http://schemas.microsoft.com/office/drawing/2010/main"/>
                      </a:ext>
                    </a:extLst>
                  </pic:spPr>
                </pic:pic>
              </a:graphicData>
            </a:graphic>
          </wp:inline>
        </w:drawing>
      </w:r>
    </w:p>
    <w:p w14:paraId="1B71DA94" w14:textId="335D7D7D" w:rsidR="006609EA" w:rsidRPr="00F03B40" w:rsidRDefault="006609EA" w:rsidP="001262CB">
      <w:pPr>
        <w:pStyle w:val="MDPI51figurecaption"/>
        <w:rPr>
          <w:bCs/>
        </w:rPr>
      </w:pPr>
      <w:r w:rsidRPr="00B17B66">
        <w:rPr>
          <w:b/>
        </w:rPr>
        <w:t>Figure 1</w:t>
      </w:r>
      <w:r>
        <w:rPr>
          <w:b/>
        </w:rPr>
        <w:t>2</w:t>
      </w:r>
      <w:r w:rsidRPr="00B17B66">
        <w:rPr>
          <w:b/>
        </w:rPr>
        <w:t>.</w:t>
      </w:r>
      <w:r>
        <w:rPr>
          <w:b/>
        </w:rPr>
        <w:t xml:space="preserve"> </w:t>
      </w:r>
      <w:r>
        <w:rPr>
          <w:bCs/>
        </w:rPr>
        <w:t xml:space="preserve">Exergy efficiency with pure </w:t>
      </w:r>
      <w:r w:rsidR="001262CB">
        <w:rPr>
          <w:bCs/>
        </w:rPr>
        <w:t>s-</w:t>
      </w:r>
      <w:r>
        <w:rPr>
          <w:bCs/>
        </w:rPr>
        <w:t>CO</w:t>
      </w:r>
      <w:r w:rsidRPr="00F03B40">
        <w:rPr>
          <w:bCs/>
          <w:vertAlign w:val="subscript"/>
        </w:rPr>
        <w:t>2</w:t>
      </w:r>
      <w:r>
        <w:rPr>
          <w:bCs/>
        </w:rPr>
        <w:t xml:space="preserve"> </w:t>
      </w:r>
    </w:p>
    <w:p w14:paraId="79DB115D" w14:textId="77777777" w:rsidR="006609EA" w:rsidRPr="00977E6A" w:rsidRDefault="006609EA" w:rsidP="006609EA">
      <w:pPr>
        <w:pStyle w:val="MDPI23heading3"/>
      </w:pPr>
      <w:r>
        <w:t xml:space="preserve">3.6.2 </w:t>
      </w:r>
      <w:r w:rsidRPr="00977E6A">
        <w:t>CO₂</w:t>
      </w:r>
      <w:r w:rsidRPr="00597E6E">
        <w:t>/</w:t>
      </w:r>
      <w:r w:rsidRPr="00977E6A">
        <w:t>CF₄ Mixture</w:t>
      </w:r>
    </w:p>
    <w:p w14:paraId="6436266D" w14:textId="31C7383A" w:rsidR="006609EA" w:rsidRDefault="001262CB" w:rsidP="006609EA">
      <w:pPr>
        <w:pStyle w:val="MDPI31text"/>
      </w:pPr>
      <w:r w:rsidRPr="001262CB">
        <w:t xml:space="preserve">As illustrated in </w:t>
      </w:r>
      <w:r w:rsidRPr="001262CB">
        <w:rPr>
          <w:b/>
          <w:bCs/>
        </w:rPr>
        <w:t>Figure 13</w:t>
      </w:r>
      <w:r w:rsidRPr="001262CB">
        <w:t>, the thermodynamic analysis of the cycle components when utilizing CO</w:t>
      </w:r>
      <w:r w:rsidRPr="001262CB">
        <w:rPr>
          <w:vertAlign w:val="subscript"/>
        </w:rPr>
        <w:t>2</w:t>
      </w:r>
      <w:r w:rsidRPr="001262CB">
        <w:t>/CF</w:t>
      </w:r>
      <w:r w:rsidRPr="001262CB">
        <w:rPr>
          <w:vertAlign w:val="subscript"/>
        </w:rPr>
        <w:t>4</w:t>
      </w:r>
      <w:r w:rsidRPr="001262CB">
        <w:t xml:space="preserve"> as the working fluid is demonstrated. A percentage comparison of exergy destruction between the pure fluid and the mixture is presented in </w:t>
      </w:r>
      <w:r w:rsidRPr="001262CB">
        <w:rPr>
          <w:b/>
          <w:bCs/>
        </w:rPr>
        <w:t>Figure 13-a</w:t>
      </w:r>
      <w:r w:rsidRPr="001262CB">
        <w:t xml:space="preserve">. It is evident that exergy destruction is reduced exclusively in HTR when the mixture is utilized. Conversely, </w:t>
      </w:r>
      <w:r w:rsidRPr="001262CB">
        <w:rPr>
          <w:b/>
          <w:bCs/>
        </w:rPr>
        <w:t>Figure 13</w:t>
      </w:r>
      <w:r>
        <w:rPr>
          <w:b/>
          <w:bCs/>
        </w:rPr>
        <w:t>-</w:t>
      </w:r>
      <w:r w:rsidRPr="001262CB">
        <w:rPr>
          <w:b/>
          <w:bCs/>
        </w:rPr>
        <w:t>b</w:t>
      </w:r>
      <w:r w:rsidRPr="001262CB">
        <w:t xml:space="preserve"> demonstrates an enhancement in exergy efficiency in both the HTR and the turbine.</w:t>
      </w:r>
    </w:p>
    <w:tbl>
      <w:tblPr>
        <w:tblStyle w:val="Tablaconcuadrcula"/>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6"/>
      </w:tblGrid>
      <w:tr w:rsidR="006609EA" w14:paraId="52C214F2" w14:textId="77777777" w:rsidTr="00B64A12">
        <w:tc>
          <w:tcPr>
            <w:tcW w:w="7026" w:type="dxa"/>
          </w:tcPr>
          <w:p w14:paraId="5026169D" w14:textId="77777777" w:rsidR="006609EA" w:rsidRDefault="006609EA" w:rsidP="001262CB">
            <w:pPr>
              <w:pStyle w:val="MDPI31text"/>
              <w:ind w:left="0" w:firstLine="0"/>
              <w:jc w:val="left"/>
            </w:pPr>
            <w:r>
              <w:rPr>
                <w:noProof/>
              </w:rPr>
              <w:lastRenderedPageBreak/>
              <w:drawing>
                <wp:inline distT="0" distB="0" distL="0" distR="0" wp14:anchorId="1CF23170" wp14:editId="1A2ECB40">
                  <wp:extent cx="3420000" cy="2757899"/>
                  <wp:effectExtent l="0" t="0" r="9525" b="4445"/>
                  <wp:docPr id="286435766"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35766" name=""/>
                          <pic:cNvPicPr/>
                        </pic:nvPicPr>
                        <pic:blipFill rotWithShape="1">
                          <a:blip r:embed="rId22">
                            <a:extLst>
                              <a:ext uri="{96DAC541-7B7A-43D3-8B79-37D633B846F1}">
                                <asvg:svgBlip xmlns:asvg="http://schemas.microsoft.com/office/drawing/2016/SVG/main" r:embed="rId23"/>
                              </a:ext>
                            </a:extLst>
                          </a:blip>
                          <a:srcRect l="15812" t="8135" b="7005"/>
                          <a:stretch/>
                        </pic:blipFill>
                        <pic:spPr bwMode="auto">
                          <a:xfrm>
                            <a:off x="0" y="0"/>
                            <a:ext cx="3420000" cy="2757899"/>
                          </a:xfrm>
                          <a:prstGeom prst="rect">
                            <a:avLst/>
                          </a:prstGeom>
                          <a:ln>
                            <a:noFill/>
                          </a:ln>
                          <a:extLst>
                            <a:ext uri="{53640926-AAD7-44D8-BBD7-CCE9431645EC}">
                              <a14:shadowObscured xmlns:a14="http://schemas.microsoft.com/office/drawing/2010/main"/>
                            </a:ext>
                          </a:extLst>
                        </pic:spPr>
                      </pic:pic>
                    </a:graphicData>
                  </a:graphic>
                </wp:inline>
              </w:drawing>
            </w:r>
          </w:p>
        </w:tc>
      </w:tr>
      <w:tr w:rsidR="006609EA" w14:paraId="318EAC25" w14:textId="77777777" w:rsidTr="00B64A12">
        <w:tc>
          <w:tcPr>
            <w:tcW w:w="7026" w:type="dxa"/>
          </w:tcPr>
          <w:p w14:paraId="2EF88322" w14:textId="3DAA294A" w:rsidR="006609EA" w:rsidRDefault="006609EA" w:rsidP="00681A0A">
            <w:pPr>
              <w:pStyle w:val="MDPI31text"/>
              <w:ind w:left="0" w:firstLine="0"/>
              <w:jc w:val="center"/>
              <w:rPr>
                <w:noProof/>
              </w:rPr>
            </w:pPr>
            <w:r>
              <w:t>(</w:t>
            </w:r>
            <w:r w:rsidR="001262CB">
              <w:t>a</w:t>
            </w:r>
            <w:r>
              <w:t>)</w:t>
            </w:r>
          </w:p>
        </w:tc>
      </w:tr>
      <w:tr w:rsidR="006609EA" w14:paraId="64BC45C2" w14:textId="77777777" w:rsidTr="00B64A12">
        <w:tc>
          <w:tcPr>
            <w:tcW w:w="7026" w:type="dxa"/>
          </w:tcPr>
          <w:p w14:paraId="04777173" w14:textId="2D6860A3" w:rsidR="006609EA" w:rsidRDefault="006609EA" w:rsidP="001262CB">
            <w:pPr>
              <w:pStyle w:val="MDPI31text"/>
              <w:ind w:left="0" w:firstLine="0"/>
              <w:jc w:val="left"/>
              <w:rPr>
                <w:noProof/>
              </w:rPr>
            </w:pPr>
            <w:r>
              <w:rPr>
                <w:noProof/>
              </w:rPr>
              <w:drawing>
                <wp:inline distT="0" distB="0" distL="0" distR="0" wp14:anchorId="1850239C" wp14:editId="565C2B51">
                  <wp:extent cx="4320000" cy="3239484"/>
                  <wp:effectExtent l="0" t="0" r="4445" b="0"/>
                  <wp:docPr id="571834654"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34654" name=""/>
                          <pic:cNvPicPr/>
                        </pic:nvPicPr>
                        <pic:blipFill rotWithShape="1">
                          <a:blip r:embed="rId24">
                            <a:extLst>
                              <a:ext uri="{96DAC541-7B7A-43D3-8B79-37D633B846F1}">
                                <asvg:svgBlip xmlns:asvg="http://schemas.microsoft.com/office/drawing/2016/SVG/main" r:embed="rId25"/>
                              </a:ext>
                            </a:extLst>
                          </a:blip>
                          <a:srcRect t="9850" b="15162"/>
                          <a:stretch/>
                        </pic:blipFill>
                        <pic:spPr bwMode="auto">
                          <a:xfrm>
                            <a:off x="0" y="0"/>
                            <a:ext cx="4320000" cy="3239484"/>
                          </a:xfrm>
                          <a:prstGeom prst="rect">
                            <a:avLst/>
                          </a:prstGeom>
                          <a:ln>
                            <a:noFill/>
                          </a:ln>
                          <a:extLst>
                            <a:ext uri="{53640926-AAD7-44D8-BBD7-CCE9431645EC}">
                              <a14:shadowObscured xmlns:a14="http://schemas.microsoft.com/office/drawing/2010/main"/>
                            </a:ext>
                          </a:extLst>
                        </pic:spPr>
                      </pic:pic>
                    </a:graphicData>
                  </a:graphic>
                </wp:inline>
              </w:drawing>
            </w:r>
          </w:p>
        </w:tc>
      </w:tr>
      <w:tr w:rsidR="006609EA" w14:paraId="359E7DA0" w14:textId="77777777" w:rsidTr="00B64A12">
        <w:tc>
          <w:tcPr>
            <w:tcW w:w="7026" w:type="dxa"/>
          </w:tcPr>
          <w:p w14:paraId="7AAA5CCE" w14:textId="75C9C175" w:rsidR="006609EA" w:rsidRDefault="006609EA" w:rsidP="00681A0A">
            <w:pPr>
              <w:pStyle w:val="MDPI31text"/>
              <w:ind w:left="0" w:firstLine="0"/>
              <w:jc w:val="center"/>
            </w:pPr>
            <w:r>
              <w:t>(</w:t>
            </w:r>
            <w:r w:rsidR="001262CB">
              <w:t>b</w:t>
            </w:r>
            <w:r>
              <w:t>)</w:t>
            </w:r>
          </w:p>
        </w:tc>
      </w:tr>
    </w:tbl>
    <w:p w14:paraId="1C463F11" w14:textId="77777777" w:rsidR="006609EA" w:rsidRDefault="006609EA" w:rsidP="006609EA">
      <w:pPr>
        <w:pStyle w:val="MDPI31text"/>
      </w:pPr>
    </w:p>
    <w:p w14:paraId="4DEE1DC8" w14:textId="585EB635" w:rsidR="006609EA" w:rsidRPr="00F03B40" w:rsidRDefault="006609EA" w:rsidP="001262CB">
      <w:pPr>
        <w:pStyle w:val="MDPI51figurecaption"/>
        <w:rPr>
          <w:bCs/>
        </w:rPr>
      </w:pPr>
      <w:r w:rsidRPr="00B17B66">
        <w:rPr>
          <w:b/>
        </w:rPr>
        <w:t>Figure 1</w:t>
      </w:r>
      <w:r>
        <w:rPr>
          <w:b/>
        </w:rPr>
        <w:t>3</w:t>
      </w:r>
      <w:r w:rsidRPr="00B17B66">
        <w:rPr>
          <w:b/>
        </w:rPr>
        <w:t>.</w:t>
      </w:r>
      <w:r>
        <w:rPr>
          <w:b/>
        </w:rPr>
        <w:t xml:space="preserve"> </w:t>
      </w:r>
      <w:r w:rsidR="001262CB">
        <w:rPr>
          <w:bCs/>
        </w:rPr>
        <w:t xml:space="preserve">(a) </w:t>
      </w:r>
      <w:r>
        <w:rPr>
          <w:bCs/>
        </w:rPr>
        <w:t>Exergy destruction</w:t>
      </w:r>
      <w:r w:rsidR="001262CB">
        <w:rPr>
          <w:bCs/>
        </w:rPr>
        <w:t xml:space="preserve"> </w:t>
      </w:r>
      <w:r>
        <w:rPr>
          <w:bCs/>
        </w:rPr>
        <w:t xml:space="preserve">and </w:t>
      </w:r>
      <w:r w:rsidR="001262CB">
        <w:rPr>
          <w:bCs/>
        </w:rPr>
        <w:t xml:space="preserve">(b) </w:t>
      </w:r>
      <w:r>
        <w:rPr>
          <w:bCs/>
        </w:rPr>
        <w:t>Exergy efficiency with CO</w:t>
      </w:r>
      <w:r w:rsidRPr="00F03B40">
        <w:rPr>
          <w:bCs/>
          <w:vertAlign w:val="subscript"/>
        </w:rPr>
        <w:t>2</w:t>
      </w:r>
      <w:r>
        <w:rPr>
          <w:bCs/>
        </w:rPr>
        <w:t>/</w:t>
      </w:r>
      <w:r w:rsidRPr="00977E6A">
        <w:t xml:space="preserve">CF₄ </w:t>
      </w:r>
      <w:r w:rsidR="001262CB">
        <w:t>m</w:t>
      </w:r>
      <w:r w:rsidRPr="00977E6A">
        <w:t>ixture</w:t>
      </w:r>
      <w:r w:rsidR="001262CB">
        <w:t>.</w:t>
      </w:r>
    </w:p>
    <w:p w14:paraId="731B2A19" w14:textId="77777777" w:rsidR="006609EA" w:rsidRPr="00977E6A" w:rsidRDefault="006609EA" w:rsidP="006609EA">
      <w:pPr>
        <w:pStyle w:val="MDPI23heading3"/>
      </w:pPr>
      <w:r>
        <w:t xml:space="preserve">3.6.3 </w:t>
      </w:r>
      <w:r w:rsidRPr="00977E6A">
        <w:t>CO₂</w:t>
      </w:r>
      <w:r w:rsidRPr="00597E6E">
        <w:t>/</w:t>
      </w:r>
      <w:r w:rsidRPr="00977E6A">
        <w:t>CH₄ Mixture</w:t>
      </w:r>
    </w:p>
    <w:p w14:paraId="742B03AE" w14:textId="32384B63" w:rsidR="006609EA" w:rsidRDefault="001262CB" w:rsidP="006609EA">
      <w:pPr>
        <w:pStyle w:val="MDPI31text"/>
      </w:pPr>
      <w:r w:rsidRPr="001262CB">
        <w:t>The mixture containing CH</w:t>
      </w:r>
      <w:r w:rsidRPr="005875FC">
        <w:rPr>
          <w:vertAlign w:val="subscript"/>
        </w:rPr>
        <w:t>4</w:t>
      </w:r>
      <w:r w:rsidRPr="001262CB">
        <w:t xml:space="preserve"> has been shown to generate greater exergy destruction in all components except the HTR, whose efficiency is approximately 11% lower (see </w:t>
      </w:r>
      <w:r w:rsidRPr="001262CB">
        <w:rPr>
          <w:b/>
          <w:bCs/>
        </w:rPr>
        <w:t>Figure 14</w:t>
      </w:r>
      <w:r>
        <w:rPr>
          <w:b/>
          <w:bCs/>
        </w:rPr>
        <w:t>-</w:t>
      </w:r>
      <w:r w:rsidRPr="001262CB">
        <w:rPr>
          <w:b/>
          <w:bCs/>
        </w:rPr>
        <w:t>a</w:t>
      </w:r>
      <w:r w:rsidRPr="001262CB">
        <w:t xml:space="preserve">). In addition, the mixture exhibits reduced exergy efficiency in all components except for </w:t>
      </w:r>
      <w:r>
        <w:t xml:space="preserve">the component </w:t>
      </w:r>
      <w:r w:rsidRPr="001262CB">
        <w:t xml:space="preserve">HTR, which demonstrates 1% higher efficiency (see </w:t>
      </w:r>
      <w:r w:rsidRPr="001262CB">
        <w:rPr>
          <w:b/>
          <w:bCs/>
        </w:rPr>
        <w:t>Figure 14</w:t>
      </w:r>
      <w:r>
        <w:rPr>
          <w:b/>
          <w:bCs/>
        </w:rPr>
        <w:t>-</w:t>
      </w:r>
      <w:r w:rsidRPr="001262CB">
        <w:rPr>
          <w:b/>
          <w:bCs/>
        </w:rPr>
        <w:t>b</w:t>
      </w:r>
      <w:r w:rsidRPr="001262CB">
        <w:t>)</w:t>
      </w:r>
      <w:r w:rsidR="006609EA" w:rsidRPr="000C1DF3">
        <w:t>.</w:t>
      </w:r>
    </w:p>
    <w:tbl>
      <w:tblPr>
        <w:tblStyle w:val="Tablaconcuadrcula"/>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6"/>
      </w:tblGrid>
      <w:tr w:rsidR="001262CB" w14:paraId="30426059" w14:textId="77777777" w:rsidTr="001D165C">
        <w:tc>
          <w:tcPr>
            <w:tcW w:w="7026" w:type="dxa"/>
          </w:tcPr>
          <w:p w14:paraId="76D290A2" w14:textId="77777777" w:rsidR="001262CB" w:rsidRDefault="001262CB" w:rsidP="001262CB">
            <w:pPr>
              <w:pStyle w:val="MDPI31text"/>
              <w:ind w:left="0" w:firstLine="0"/>
              <w:jc w:val="left"/>
            </w:pPr>
            <w:r>
              <w:rPr>
                <w:noProof/>
              </w:rPr>
              <w:lastRenderedPageBreak/>
              <w:drawing>
                <wp:inline distT="0" distB="0" distL="0" distR="0" wp14:anchorId="4251EE37" wp14:editId="37C2A902">
                  <wp:extent cx="3420000" cy="2575815"/>
                  <wp:effectExtent l="0" t="0" r="9525" b="0"/>
                  <wp:docPr id="1977626355"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26355" name=""/>
                          <pic:cNvPicPr/>
                        </pic:nvPicPr>
                        <pic:blipFill rotWithShape="1">
                          <a:blip r:embed="rId26">
                            <a:extLst>
                              <a:ext uri="{96DAC541-7B7A-43D3-8B79-37D633B846F1}">
                                <asvg:svgBlip xmlns:asvg="http://schemas.microsoft.com/office/drawing/2016/SVG/main" r:embed="rId27"/>
                              </a:ext>
                            </a:extLst>
                          </a:blip>
                          <a:srcRect l="16518" t="11424" b="9983"/>
                          <a:stretch/>
                        </pic:blipFill>
                        <pic:spPr bwMode="auto">
                          <a:xfrm>
                            <a:off x="0" y="0"/>
                            <a:ext cx="3420000" cy="2575815"/>
                          </a:xfrm>
                          <a:prstGeom prst="rect">
                            <a:avLst/>
                          </a:prstGeom>
                          <a:ln>
                            <a:noFill/>
                          </a:ln>
                          <a:extLst>
                            <a:ext uri="{53640926-AAD7-44D8-BBD7-CCE9431645EC}">
                              <a14:shadowObscured xmlns:a14="http://schemas.microsoft.com/office/drawing/2010/main"/>
                            </a:ext>
                          </a:extLst>
                        </pic:spPr>
                      </pic:pic>
                    </a:graphicData>
                  </a:graphic>
                </wp:inline>
              </w:drawing>
            </w:r>
          </w:p>
        </w:tc>
      </w:tr>
      <w:tr w:rsidR="001262CB" w14:paraId="2866107A" w14:textId="77777777" w:rsidTr="001D165C">
        <w:tc>
          <w:tcPr>
            <w:tcW w:w="7026" w:type="dxa"/>
          </w:tcPr>
          <w:p w14:paraId="7D7705E7" w14:textId="77777777" w:rsidR="001262CB" w:rsidRDefault="001262CB" w:rsidP="00681A0A">
            <w:pPr>
              <w:pStyle w:val="MDPI31text"/>
              <w:ind w:left="0" w:firstLine="0"/>
              <w:jc w:val="center"/>
            </w:pPr>
            <w:r>
              <w:t>(a)</w:t>
            </w:r>
          </w:p>
        </w:tc>
      </w:tr>
      <w:tr w:rsidR="001262CB" w14:paraId="3064E1D8" w14:textId="77777777" w:rsidTr="001D165C">
        <w:tc>
          <w:tcPr>
            <w:tcW w:w="7026" w:type="dxa"/>
          </w:tcPr>
          <w:p w14:paraId="5CF61BC9" w14:textId="01AD1933" w:rsidR="001262CB" w:rsidRDefault="001262CB" w:rsidP="001262CB">
            <w:pPr>
              <w:pStyle w:val="MDPI31text"/>
              <w:ind w:left="0" w:firstLine="0"/>
              <w:jc w:val="left"/>
            </w:pPr>
            <w:r>
              <w:rPr>
                <w:noProof/>
              </w:rPr>
              <w:drawing>
                <wp:inline distT="0" distB="0" distL="0" distR="0" wp14:anchorId="68AC6EF3" wp14:editId="0CB7C476">
                  <wp:extent cx="4319868" cy="3267986"/>
                  <wp:effectExtent l="0" t="0" r="5080" b="8890"/>
                  <wp:docPr id="1990058862"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58862" name=""/>
                          <pic:cNvPicPr/>
                        </pic:nvPicPr>
                        <pic:blipFill rotWithShape="1">
                          <a:blip r:embed="rId28">
                            <a:extLst>
                              <a:ext uri="{96DAC541-7B7A-43D3-8B79-37D633B846F1}">
                                <asvg:svgBlip xmlns:asvg="http://schemas.microsoft.com/office/drawing/2016/SVG/main" r:embed="rId29"/>
                              </a:ext>
                            </a:extLst>
                          </a:blip>
                          <a:srcRect t="9030" b="15321"/>
                          <a:stretch/>
                        </pic:blipFill>
                        <pic:spPr bwMode="auto">
                          <a:xfrm>
                            <a:off x="0" y="0"/>
                            <a:ext cx="4320000" cy="3268086"/>
                          </a:xfrm>
                          <a:prstGeom prst="rect">
                            <a:avLst/>
                          </a:prstGeom>
                          <a:ln>
                            <a:noFill/>
                          </a:ln>
                          <a:extLst>
                            <a:ext uri="{53640926-AAD7-44D8-BBD7-CCE9431645EC}">
                              <a14:shadowObscured xmlns:a14="http://schemas.microsoft.com/office/drawing/2010/main"/>
                            </a:ext>
                          </a:extLst>
                        </pic:spPr>
                      </pic:pic>
                    </a:graphicData>
                  </a:graphic>
                </wp:inline>
              </w:drawing>
            </w:r>
          </w:p>
        </w:tc>
      </w:tr>
      <w:tr w:rsidR="001262CB" w14:paraId="7A005845" w14:textId="77777777" w:rsidTr="001D165C">
        <w:tc>
          <w:tcPr>
            <w:tcW w:w="7026" w:type="dxa"/>
          </w:tcPr>
          <w:p w14:paraId="13CA9928" w14:textId="40F4BC39" w:rsidR="001262CB" w:rsidRDefault="001262CB" w:rsidP="00681A0A">
            <w:pPr>
              <w:pStyle w:val="MDPI31text"/>
              <w:ind w:left="0" w:firstLine="0"/>
              <w:jc w:val="center"/>
            </w:pPr>
            <w:r>
              <w:t>(b)</w:t>
            </w:r>
          </w:p>
        </w:tc>
      </w:tr>
    </w:tbl>
    <w:p w14:paraId="6E92E08C" w14:textId="0BC092F9" w:rsidR="006609EA" w:rsidRPr="00F03B40" w:rsidRDefault="006609EA" w:rsidP="001262CB">
      <w:pPr>
        <w:pStyle w:val="MDPI51figurecaption"/>
        <w:rPr>
          <w:bCs/>
        </w:rPr>
      </w:pPr>
      <w:r w:rsidRPr="00B17B66">
        <w:rPr>
          <w:b/>
        </w:rPr>
        <w:t>Figure 1</w:t>
      </w:r>
      <w:r>
        <w:rPr>
          <w:b/>
        </w:rPr>
        <w:t>4</w:t>
      </w:r>
      <w:r w:rsidRPr="00B17B66">
        <w:rPr>
          <w:b/>
        </w:rPr>
        <w:t>.</w:t>
      </w:r>
      <w:r>
        <w:rPr>
          <w:b/>
        </w:rPr>
        <w:t xml:space="preserve"> </w:t>
      </w:r>
      <w:r w:rsidR="005875FC">
        <w:rPr>
          <w:bCs/>
        </w:rPr>
        <w:t xml:space="preserve">(a) Exergy destruction and (b) Exergy efficiency </w:t>
      </w:r>
      <w:r>
        <w:rPr>
          <w:bCs/>
        </w:rPr>
        <w:t>with CO</w:t>
      </w:r>
      <w:r w:rsidRPr="00F03B40">
        <w:rPr>
          <w:bCs/>
          <w:vertAlign w:val="subscript"/>
        </w:rPr>
        <w:t>2</w:t>
      </w:r>
      <w:r>
        <w:rPr>
          <w:bCs/>
        </w:rPr>
        <w:t>/</w:t>
      </w:r>
      <w:r w:rsidRPr="00977E6A">
        <w:t>C</w:t>
      </w:r>
      <w:r>
        <w:t>H</w:t>
      </w:r>
      <w:r w:rsidRPr="00977E6A">
        <w:t xml:space="preserve">₄ </w:t>
      </w:r>
      <w:r w:rsidR="001262CB">
        <w:t>m</w:t>
      </w:r>
      <w:r w:rsidRPr="00977E6A">
        <w:t>ixture</w:t>
      </w:r>
      <w:r w:rsidR="001262CB">
        <w:t>.</w:t>
      </w:r>
    </w:p>
    <w:p w14:paraId="62F0BFD5" w14:textId="77777777" w:rsidR="006609EA" w:rsidRPr="00977E6A" w:rsidRDefault="006609EA" w:rsidP="006609EA">
      <w:pPr>
        <w:pStyle w:val="MDPI23heading3"/>
      </w:pPr>
      <w:r>
        <w:t xml:space="preserve">3.6.4 </w:t>
      </w:r>
      <w:r w:rsidRPr="00977E6A">
        <w:t>CO₂</w:t>
      </w:r>
      <w:r w:rsidRPr="00597E6E">
        <w:t>/</w:t>
      </w:r>
      <w:r w:rsidRPr="00977E6A">
        <w:t>NF₃ Mixture</w:t>
      </w:r>
    </w:p>
    <w:p w14:paraId="48FC3E9F" w14:textId="112CA4C3" w:rsidR="006609EA" w:rsidRDefault="006609EA" w:rsidP="006609EA">
      <w:pPr>
        <w:pStyle w:val="MDPI31text"/>
      </w:pPr>
      <w:r w:rsidRPr="0083177B">
        <w:t>I</w:t>
      </w:r>
      <w:r w:rsidR="005875FC" w:rsidRPr="005875FC">
        <w:t>n the CO</w:t>
      </w:r>
      <w:r w:rsidR="005875FC" w:rsidRPr="005875FC">
        <w:rPr>
          <w:vertAlign w:val="subscript"/>
        </w:rPr>
        <w:t>2</w:t>
      </w:r>
      <w:r w:rsidR="005875FC" w:rsidRPr="005875FC">
        <w:t>/NF</w:t>
      </w:r>
      <w:r w:rsidR="005875FC" w:rsidRPr="005875FC">
        <w:rPr>
          <w:vertAlign w:val="subscript"/>
        </w:rPr>
        <w:t>3</w:t>
      </w:r>
      <w:r w:rsidR="005875FC" w:rsidRPr="005875FC">
        <w:t xml:space="preserve"> mixture, exergy destruction in HTR is approximately 17.5% lower, but in the turbine, it is 6.5% better. A thorough analysis of the exergy efficiency of the components reveals that there is only a marginal improvement in HTR compared to the pure fluid</w:t>
      </w:r>
      <w:r w:rsidRPr="0083177B">
        <w:t>.</w:t>
      </w:r>
    </w:p>
    <w:tbl>
      <w:tblPr>
        <w:tblStyle w:val="Tablaconcuadrcula"/>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6"/>
      </w:tblGrid>
      <w:tr w:rsidR="005875FC" w14:paraId="4B3B37BF" w14:textId="77777777" w:rsidTr="005875FC">
        <w:tc>
          <w:tcPr>
            <w:tcW w:w="7026" w:type="dxa"/>
          </w:tcPr>
          <w:p w14:paraId="33872627" w14:textId="77777777" w:rsidR="005875FC" w:rsidRDefault="005875FC" w:rsidP="005875FC">
            <w:pPr>
              <w:pStyle w:val="MDPI31text"/>
              <w:ind w:left="0" w:firstLine="0"/>
              <w:jc w:val="left"/>
            </w:pPr>
            <w:r>
              <w:rPr>
                <w:noProof/>
              </w:rPr>
              <w:lastRenderedPageBreak/>
              <w:drawing>
                <wp:inline distT="0" distB="0" distL="0" distR="0" wp14:anchorId="54E19B3A" wp14:editId="3F9F86B0">
                  <wp:extent cx="3420000" cy="2625641"/>
                  <wp:effectExtent l="0" t="0" r="0" b="3810"/>
                  <wp:docPr id="597989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17381" t="10232" b="10484"/>
                          <a:stretch/>
                        </pic:blipFill>
                        <pic:spPr bwMode="auto">
                          <a:xfrm>
                            <a:off x="0" y="0"/>
                            <a:ext cx="3420000" cy="262564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875FC" w14:paraId="6657BA01" w14:textId="77777777" w:rsidTr="005875FC">
        <w:tc>
          <w:tcPr>
            <w:tcW w:w="7026" w:type="dxa"/>
          </w:tcPr>
          <w:p w14:paraId="39D675E0" w14:textId="77777777" w:rsidR="005875FC" w:rsidRDefault="005875FC" w:rsidP="00681A0A">
            <w:pPr>
              <w:pStyle w:val="MDPI31text"/>
              <w:ind w:left="0" w:firstLine="0"/>
              <w:jc w:val="center"/>
            </w:pPr>
            <w:r>
              <w:t>(a)</w:t>
            </w:r>
          </w:p>
        </w:tc>
      </w:tr>
      <w:tr w:rsidR="005875FC" w14:paraId="0060FCD8" w14:textId="77777777" w:rsidTr="005875FC">
        <w:tc>
          <w:tcPr>
            <w:tcW w:w="7026" w:type="dxa"/>
          </w:tcPr>
          <w:p w14:paraId="7D3E0DBF" w14:textId="31BC1850" w:rsidR="005875FC" w:rsidRDefault="005875FC" w:rsidP="005875FC">
            <w:pPr>
              <w:pStyle w:val="MDPI31text"/>
              <w:ind w:left="0" w:firstLine="0"/>
              <w:jc w:val="left"/>
            </w:pPr>
            <w:r>
              <w:rPr>
                <w:noProof/>
              </w:rPr>
              <w:drawing>
                <wp:inline distT="0" distB="0" distL="0" distR="0" wp14:anchorId="17FD87C9" wp14:editId="6A414EE7">
                  <wp:extent cx="4320000" cy="3236036"/>
                  <wp:effectExtent l="0" t="0" r="4445" b="2540"/>
                  <wp:docPr id="1877411434"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11434" name=""/>
                          <pic:cNvPicPr/>
                        </pic:nvPicPr>
                        <pic:blipFill rotWithShape="1">
                          <a:blip r:embed="rId31">
                            <a:extLst>
                              <a:ext uri="{96DAC541-7B7A-43D3-8B79-37D633B846F1}">
                                <asvg:svgBlip xmlns:asvg="http://schemas.microsoft.com/office/drawing/2016/SVG/main" r:embed="rId32"/>
                              </a:ext>
                            </a:extLst>
                          </a:blip>
                          <a:srcRect t="10977" b="14116"/>
                          <a:stretch/>
                        </pic:blipFill>
                        <pic:spPr bwMode="auto">
                          <a:xfrm>
                            <a:off x="0" y="0"/>
                            <a:ext cx="4320000" cy="3236036"/>
                          </a:xfrm>
                          <a:prstGeom prst="rect">
                            <a:avLst/>
                          </a:prstGeom>
                          <a:ln>
                            <a:noFill/>
                          </a:ln>
                          <a:extLst>
                            <a:ext uri="{53640926-AAD7-44D8-BBD7-CCE9431645EC}">
                              <a14:shadowObscured xmlns:a14="http://schemas.microsoft.com/office/drawing/2010/main"/>
                            </a:ext>
                          </a:extLst>
                        </pic:spPr>
                      </pic:pic>
                    </a:graphicData>
                  </a:graphic>
                </wp:inline>
              </w:drawing>
            </w:r>
          </w:p>
        </w:tc>
      </w:tr>
      <w:tr w:rsidR="005875FC" w14:paraId="0DB6E01D" w14:textId="77777777" w:rsidTr="005875FC">
        <w:tc>
          <w:tcPr>
            <w:tcW w:w="7026" w:type="dxa"/>
          </w:tcPr>
          <w:p w14:paraId="71F7D073" w14:textId="3CB78733" w:rsidR="005875FC" w:rsidRDefault="005875FC" w:rsidP="00681A0A">
            <w:pPr>
              <w:pStyle w:val="MDPI31text"/>
              <w:ind w:left="0" w:firstLine="0"/>
              <w:jc w:val="center"/>
            </w:pPr>
            <w:r>
              <w:t>(b)</w:t>
            </w:r>
          </w:p>
        </w:tc>
      </w:tr>
    </w:tbl>
    <w:p w14:paraId="4E87B545" w14:textId="703EA51E" w:rsidR="006609EA" w:rsidRDefault="006609EA" w:rsidP="001262CB">
      <w:pPr>
        <w:pStyle w:val="MDPI51figurecaption"/>
      </w:pPr>
      <w:r w:rsidRPr="00B17B66">
        <w:rPr>
          <w:b/>
        </w:rPr>
        <w:t>Figure 1</w:t>
      </w:r>
      <w:r>
        <w:rPr>
          <w:b/>
        </w:rPr>
        <w:t>5</w:t>
      </w:r>
      <w:r w:rsidRPr="00B17B66">
        <w:rPr>
          <w:b/>
        </w:rPr>
        <w:t>.</w:t>
      </w:r>
      <w:r>
        <w:rPr>
          <w:b/>
        </w:rPr>
        <w:t xml:space="preserve"> </w:t>
      </w:r>
      <w:r w:rsidR="005875FC">
        <w:rPr>
          <w:bCs/>
        </w:rPr>
        <w:t>(a) Exergy destruction and (b) Exergy efficiency with</w:t>
      </w:r>
      <w:r>
        <w:rPr>
          <w:bCs/>
        </w:rPr>
        <w:t xml:space="preserve"> CO</w:t>
      </w:r>
      <w:r w:rsidRPr="00F03B40">
        <w:rPr>
          <w:bCs/>
          <w:vertAlign w:val="subscript"/>
        </w:rPr>
        <w:t>2</w:t>
      </w:r>
      <w:r>
        <w:rPr>
          <w:bCs/>
        </w:rPr>
        <w:t>/</w:t>
      </w:r>
      <w:r>
        <w:t>NF</w:t>
      </w:r>
      <w:r w:rsidRPr="005C6B0A">
        <w:rPr>
          <w:vertAlign w:val="subscript"/>
        </w:rPr>
        <w:t>3</w:t>
      </w:r>
      <w:r w:rsidRPr="00977E6A">
        <w:t xml:space="preserve"> </w:t>
      </w:r>
      <w:r w:rsidR="005875FC">
        <w:t>m</w:t>
      </w:r>
      <w:r w:rsidRPr="00977E6A">
        <w:t>ixture</w:t>
      </w:r>
      <w:r w:rsidR="005875FC">
        <w:t>.</w:t>
      </w:r>
    </w:p>
    <w:p w14:paraId="46BC5088" w14:textId="77777777" w:rsidR="006609EA" w:rsidRPr="00977E6A" w:rsidRDefault="006609EA" w:rsidP="006609EA">
      <w:pPr>
        <w:pStyle w:val="MDPI23heading3"/>
      </w:pPr>
      <w:r>
        <w:t xml:space="preserve">3.6.5 </w:t>
      </w:r>
      <w:r w:rsidRPr="00977E6A">
        <w:t>CO₂</w:t>
      </w:r>
      <w:r w:rsidRPr="00597E6E">
        <w:t>/</w:t>
      </w:r>
      <w:r w:rsidRPr="00977E6A">
        <w:t>Kr Mixture</w:t>
      </w:r>
    </w:p>
    <w:p w14:paraId="416A5583" w14:textId="21CB9611" w:rsidR="006609EA" w:rsidRDefault="006609EA" w:rsidP="006609EA">
      <w:pPr>
        <w:pStyle w:val="MDPI31text"/>
      </w:pPr>
      <w:r w:rsidRPr="00B46F98">
        <w:t xml:space="preserve">The </w:t>
      </w:r>
      <w:r w:rsidR="00BE0008" w:rsidRPr="00BE0008">
        <w:t>krypton mixture aligns with the observed trend of the other mixtures that have been examined. The analysis demonstrates a significant reduction in exergy destruction across all components, apart from the HTR. However, the exergy efficiency is marginally higher in the MC and HTR.</w:t>
      </w:r>
    </w:p>
    <w:tbl>
      <w:tblPr>
        <w:tblStyle w:val="Tablaconcuadrcula"/>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6"/>
      </w:tblGrid>
      <w:tr w:rsidR="005875FC" w14:paraId="64CDD79C" w14:textId="77777777" w:rsidTr="005875FC">
        <w:tc>
          <w:tcPr>
            <w:tcW w:w="3966" w:type="dxa"/>
          </w:tcPr>
          <w:p w14:paraId="275F4FD8" w14:textId="77777777" w:rsidR="005875FC" w:rsidRDefault="005875FC" w:rsidP="005875FC">
            <w:pPr>
              <w:pStyle w:val="MDPI31text"/>
              <w:ind w:left="0" w:firstLine="0"/>
              <w:jc w:val="left"/>
            </w:pPr>
            <w:r>
              <w:rPr>
                <w:noProof/>
              </w:rPr>
              <w:lastRenderedPageBreak/>
              <w:drawing>
                <wp:inline distT="0" distB="0" distL="0" distR="0" wp14:anchorId="49B740A7" wp14:editId="6A501530">
                  <wp:extent cx="3418725" cy="2602293"/>
                  <wp:effectExtent l="0" t="0" r="0" b="7620"/>
                  <wp:docPr id="2099332903"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32903" name=""/>
                          <pic:cNvPicPr/>
                        </pic:nvPicPr>
                        <pic:blipFill rotWithShape="1">
                          <a:blip r:embed="rId33">
                            <a:extLst>
                              <a:ext uri="{96DAC541-7B7A-43D3-8B79-37D633B846F1}">
                                <asvg:svgBlip xmlns:asvg="http://schemas.microsoft.com/office/drawing/2016/SVG/main" r:embed="rId34"/>
                              </a:ext>
                            </a:extLst>
                          </a:blip>
                          <a:srcRect l="16767" t="10590" b="10216"/>
                          <a:stretch/>
                        </pic:blipFill>
                        <pic:spPr bwMode="auto">
                          <a:xfrm>
                            <a:off x="0" y="0"/>
                            <a:ext cx="3420000" cy="2603263"/>
                          </a:xfrm>
                          <a:prstGeom prst="rect">
                            <a:avLst/>
                          </a:prstGeom>
                          <a:ln>
                            <a:noFill/>
                          </a:ln>
                          <a:extLst>
                            <a:ext uri="{53640926-AAD7-44D8-BBD7-CCE9431645EC}">
                              <a14:shadowObscured xmlns:a14="http://schemas.microsoft.com/office/drawing/2010/main"/>
                            </a:ext>
                          </a:extLst>
                        </pic:spPr>
                      </pic:pic>
                    </a:graphicData>
                  </a:graphic>
                </wp:inline>
              </w:drawing>
            </w:r>
          </w:p>
        </w:tc>
      </w:tr>
      <w:tr w:rsidR="005875FC" w14:paraId="162D6690" w14:textId="77777777" w:rsidTr="005875FC">
        <w:tc>
          <w:tcPr>
            <w:tcW w:w="3966" w:type="dxa"/>
          </w:tcPr>
          <w:p w14:paraId="47D557AF" w14:textId="77777777" w:rsidR="005875FC" w:rsidRDefault="005875FC" w:rsidP="00681A0A">
            <w:pPr>
              <w:pStyle w:val="MDPI31text"/>
              <w:ind w:left="0" w:firstLine="0"/>
              <w:jc w:val="center"/>
            </w:pPr>
            <w:r>
              <w:t>(a)</w:t>
            </w:r>
          </w:p>
        </w:tc>
      </w:tr>
      <w:tr w:rsidR="005875FC" w14:paraId="498F8F8C" w14:textId="77777777" w:rsidTr="005875FC">
        <w:tc>
          <w:tcPr>
            <w:tcW w:w="3966" w:type="dxa"/>
          </w:tcPr>
          <w:p w14:paraId="65B533A7" w14:textId="252A4101" w:rsidR="005875FC" w:rsidRDefault="005875FC" w:rsidP="005875FC">
            <w:pPr>
              <w:pStyle w:val="MDPI31text"/>
              <w:ind w:left="0" w:firstLine="0"/>
              <w:jc w:val="left"/>
            </w:pPr>
            <w:r>
              <w:rPr>
                <w:noProof/>
              </w:rPr>
              <w:drawing>
                <wp:inline distT="0" distB="0" distL="0" distR="0" wp14:anchorId="610C9662" wp14:editId="051357A0">
                  <wp:extent cx="4318482" cy="3159660"/>
                  <wp:effectExtent l="0" t="0" r="6350" b="3175"/>
                  <wp:docPr id="1096207872"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07872" name=""/>
                          <pic:cNvPicPr/>
                        </pic:nvPicPr>
                        <pic:blipFill rotWithShape="1">
                          <a:blip r:embed="rId35">
                            <a:extLst>
                              <a:ext uri="{96DAC541-7B7A-43D3-8B79-37D633B846F1}">
                                <asvg:svgBlip xmlns:asvg="http://schemas.microsoft.com/office/drawing/2016/SVG/main" r:embed="rId36"/>
                              </a:ext>
                            </a:extLst>
                          </a:blip>
                          <a:srcRect t="10763" b="16071"/>
                          <a:stretch/>
                        </pic:blipFill>
                        <pic:spPr bwMode="auto">
                          <a:xfrm>
                            <a:off x="0" y="0"/>
                            <a:ext cx="4320000" cy="3160771"/>
                          </a:xfrm>
                          <a:prstGeom prst="rect">
                            <a:avLst/>
                          </a:prstGeom>
                          <a:ln>
                            <a:noFill/>
                          </a:ln>
                          <a:extLst>
                            <a:ext uri="{53640926-AAD7-44D8-BBD7-CCE9431645EC}">
                              <a14:shadowObscured xmlns:a14="http://schemas.microsoft.com/office/drawing/2010/main"/>
                            </a:ext>
                          </a:extLst>
                        </pic:spPr>
                      </pic:pic>
                    </a:graphicData>
                  </a:graphic>
                </wp:inline>
              </w:drawing>
            </w:r>
          </w:p>
        </w:tc>
      </w:tr>
      <w:tr w:rsidR="005875FC" w14:paraId="401E9EAD" w14:textId="77777777" w:rsidTr="005875FC">
        <w:tc>
          <w:tcPr>
            <w:tcW w:w="3966" w:type="dxa"/>
          </w:tcPr>
          <w:p w14:paraId="36F5AD93" w14:textId="7B2280BD" w:rsidR="005875FC" w:rsidRDefault="005875FC" w:rsidP="00681A0A">
            <w:pPr>
              <w:pStyle w:val="MDPI31text"/>
              <w:ind w:left="0" w:firstLine="0"/>
              <w:jc w:val="center"/>
            </w:pPr>
            <w:r>
              <w:t>(b)</w:t>
            </w:r>
          </w:p>
        </w:tc>
      </w:tr>
    </w:tbl>
    <w:p w14:paraId="66C45509" w14:textId="08113C05" w:rsidR="006609EA" w:rsidRDefault="006609EA" w:rsidP="001262CB">
      <w:pPr>
        <w:pStyle w:val="MDPI51figurecaption"/>
      </w:pPr>
      <w:r w:rsidRPr="00B17B66">
        <w:rPr>
          <w:b/>
        </w:rPr>
        <w:t>Figure 1</w:t>
      </w:r>
      <w:r>
        <w:rPr>
          <w:b/>
        </w:rPr>
        <w:t>6</w:t>
      </w:r>
      <w:r w:rsidRPr="00B17B66">
        <w:rPr>
          <w:b/>
        </w:rPr>
        <w:t>.</w:t>
      </w:r>
      <w:r>
        <w:rPr>
          <w:b/>
        </w:rPr>
        <w:t xml:space="preserve"> </w:t>
      </w:r>
      <w:r w:rsidR="005875FC">
        <w:rPr>
          <w:bCs/>
        </w:rPr>
        <w:t>(a) Exergy destruction and (b) Exergy efficiency with</w:t>
      </w:r>
      <w:r>
        <w:rPr>
          <w:bCs/>
        </w:rPr>
        <w:t xml:space="preserve"> CO</w:t>
      </w:r>
      <w:r w:rsidRPr="00F03B40">
        <w:rPr>
          <w:bCs/>
          <w:vertAlign w:val="subscript"/>
        </w:rPr>
        <w:t>2</w:t>
      </w:r>
      <w:r>
        <w:rPr>
          <w:bCs/>
        </w:rPr>
        <w:t>/</w:t>
      </w:r>
      <w:r>
        <w:t>Kr</w:t>
      </w:r>
      <w:r w:rsidRPr="00977E6A">
        <w:t xml:space="preserve"> </w:t>
      </w:r>
      <w:r w:rsidR="005875FC">
        <w:t>m</w:t>
      </w:r>
      <w:r w:rsidRPr="00977E6A">
        <w:t>ixture</w:t>
      </w:r>
      <w:r w:rsidR="005875FC">
        <w:t>.</w:t>
      </w:r>
    </w:p>
    <w:p w14:paraId="478B9685" w14:textId="62E95E25" w:rsidR="006609EA" w:rsidRDefault="00210CD3" w:rsidP="006609EA">
      <w:pPr>
        <w:pStyle w:val="MDPI31text"/>
      </w:pPr>
      <w:r w:rsidRPr="00210CD3">
        <w:t>As illustrated in Table 4, according to equation 33, a comparative analysis of the results pertaining to the cycle's thermal efficiency, equivalent Carnot efficiency, the composition of irreversibilities, and the total entropy generation for the diverse range of fluids examined in this study is presented.</w:t>
      </w:r>
    </w:p>
    <w:p w14:paraId="511A34EC" w14:textId="690F76F3" w:rsidR="006609EA" w:rsidRDefault="006609EA" w:rsidP="00721ACB">
      <w:pPr>
        <w:pStyle w:val="MDPI41tablecaption"/>
      </w:pPr>
      <w:r w:rsidRPr="00721ACB">
        <w:rPr>
          <w:b/>
        </w:rPr>
        <w:t>Table</w:t>
      </w:r>
      <w:r w:rsidRPr="001B599E">
        <w:rPr>
          <w:b/>
          <w:bCs/>
        </w:rPr>
        <w:t xml:space="preserve"> 4</w:t>
      </w:r>
      <w:r>
        <w:rPr>
          <w:b/>
          <w:bCs/>
        </w:rPr>
        <w:t xml:space="preserve">. </w:t>
      </w:r>
      <w:r w:rsidRPr="001B599E">
        <w:t xml:space="preserve">Summary of </w:t>
      </w:r>
      <w:r w:rsidR="00050C7F">
        <w:t xml:space="preserve">the </w:t>
      </w:r>
      <w:r w:rsidRPr="001B599E">
        <w:t>results obtained</w:t>
      </w:r>
      <w:r w:rsidR="00721ACB">
        <w:t xml:space="preserve"> </w:t>
      </w:r>
      <w:r w:rsidR="00050C7F">
        <w:t>for</w:t>
      </w:r>
      <w:r w:rsidR="00721ACB">
        <w:t xml:space="preserve"> the</w:t>
      </w:r>
      <w:r>
        <w:t xml:space="preserve"> RBC</w:t>
      </w:r>
      <w:r w:rsidR="00050C7F">
        <w:t>.</w:t>
      </w:r>
    </w:p>
    <w:tbl>
      <w:tblPr>
        <w:tblW w:w="7362"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212"/>
        <w:gridCol w:w="1701"/>
        <w:gridCol w:w="1701"/>
        <w:gridCol w:w="1748"/>
      </w:tblGrid>
      <w:tr w:rsidR="0076627E" w:rsidRPr="00D4314B" w14:paraId="2723BD99" w14:textId="64054D92" w:rsidTr="0076627E">
        <w:trPr>
          <w:trHeight w:val="290"/>
        </w:trPr>
        <w:tc>
          <w:tcPr>
            <w:tcW w:w="2212" w:type="dxa"/>
            <w:tcBorders>
              <w:bottom w:val="single" w:sz="4" w:space="0" w:color="auto"/>
            </w:tcBorders>
            <w:shd w:val="clear" w:color="auto" w:fill="auto"/>
            <w:vAlign w:val="center"/>
          </w:tcPr>
          <w:p w14:paraId="2E353820" w14:textId="733CEEA8" w:rsidR="0076627E" w:rsidRPr="00721ACB" w:rsidRDefault="0076627E" w:rsidP="00721ACB">
            <w:pPr>
              <w:pStyle w:val="MDPI42tablebody"/>
              <w:spacing w:line="240" w:lineRule="auto"/>
              <w:rPr>
                <w:b/>
                <w:bCs/>
                <w:snapToGrid/>
                <w:sz w:val="18"/>
                <w:szCs w:val="18"/>
              </w:rPr>
            </w:pPr>
            <w:r w:rsidRPr="00721ACB">
              <w:rPr>
                <w:b/>
                <w:bCs/>
                <w:sz w:val="18"/>
                <w:szCs w:val="18"/>
              </w:rPr>
              <w:t>Working Fluid</w:t>
            </w:r>
          </w:p>
        </w:tc>
        <w:tc>
          <w:tcPr>
            <w:tcW w:w="1701" w:type="dxa"/>
            <w:tcBorders>
              <w:bottom w:val="single" w:sz="4" w:space="0" w:color="auto"/>
            </w:tcBorders>
            <w:shd w:val="clear" w:color="auto" w:fill="auto"/>
            <w:vAlign w:val="center"/>
          </w:tcPr>
          <w:p w14:paraId="4AB6FA04" w14:textId="39D93F2C" w:rsidR="0076627E" w:rsidRPr="0076627E" w:rsidRDefault="00000000" w:rsidP="00721ACB">
            <w:pPr>
              <w:pStyle w:val="MDPI42tablebody"/>
              <w:spacing w:line="240" w:lineRule="auto"/>
              <w:rPr>
                <w:b/>
                <w:bCs/>
                <w:snapToGrid/>
                <w:sz w:val="18"/>
                <w:szCs w:val="18"/>
              </w:rPr>
            </w:pPr>
            <m:oMathPara>
              <m:oMath>
                <m:sSub>
                  <m:sSubPr>
                    <m:ctrlPr>
                      <w:rPr>
                        <w:rFonts w:ascii="Cambria Math" w:hAnsi="Cambria Math"/>
                        <w:b/>
                        <w:i/>
                        <w:color w:val="000000" w:themeColor="text1"/>
                        <w:sz w:val="18"/>
                        <w:szCs w:val="18"/>
                        <w:lang w:val="en-GB"/>
                      </w:rPr>
                    </m:ctrlPr>
                  </m:sSubPr>
                  <m:e>
                    <m:r>
                      <m:rPr>
                        <m:sty m:val="bi"/>
                      </m:rPr>
                      <w:rPr>
                        <w:rFonts w:ascii="Cambria Math" w:hAnsi="Cambria Math"/>
                        <w:color w:val="000000" w:themeColor="text1"/>
                        <w:sz w:val="18"/>
                        <w:szCs w:val="18"/>
                        <w:lang w:val="en-GB"/>
                      </w:rPr>
                      <m:t>η</m:t>
                    </m:r>
                  </m:e>
                  <m:sub>
                    <m:r>
                      <m:rPr>
                        <m:sty m:val="bi"/>
                      </m:rPr>
                      <w:rPr>
                        <w:rFonts w:ascii="Cambria Math" w:hAnsi="Cambria Math"/>
                        <w:color w:val="000000" w:themeColor="text1"/>
                        <w:sz w:val="18"/>
                        <w:szCs w:val="18"/>
                        <w:lang w:val="en-GB"/>
                      </w:rPr>
                      <m:t>th</m:t>
                    </m:r>
                  </m:sub>
                </m:sSub>
              </m:oMath>
            </m:oMathPara>
          </w:p>
        </w:tc>
        <w:tc>
          <w:tcPr>
            <w:tcW w:w="1701" w:type="dxa"/>
            <w:tcBorders>
              <w:bottom w:val="single" w:sz="4" w:space="0" w:color="auto"/>
            </w:tcBorders>
            <w:shd w:val="clear" w:color="auto" w:fill="auto"/>
            <w:vAlign w:val="center"/>
          </w:tcPr>
          <w:p w14:paraId="68A255D9" w14:textId="7534B6B8" w:rsidR="0076627E" w:rsidRPr="0076627E" w:rsidRDefault="00000000" w:rsidP="00721ACB">
            <w:pPr>
              <w:pStyle w:val="MDPI42tablebody"/>
              <w:spacing w:line="240" w:lineRule="auto"/>
              <w:ind w:left="1"/>
              <w:rPr>
                <w:b/>
                <w:bCs/>
                <w:snapToGrid/>
                <w:sz w:val="18"/>
                <w:szCs w:val="18"/>
              </w:rPr>
            </w:pPr>
            <m:oMathPara>
              <m:oMath>
                <m:sSub>
                  <m:sSubPr>
                    <m:ctrlPr>
                      <w:rPr>
                        <w:rFonts w:ascii="Cambria Math" w:hAnsi="Cambria Math"/>
                        <w:b/>
                        <w:i/>
                        <w:color w:val="000000" w:themeColor="text1"/>
                        <w:sz w:val="18"/>
                        <w:szCs w:val="18"/>
                        <w:lang w:val="en-GB"/>
                      </w:rPr>
                    </m:ctrlPr>
                  </m:sSubPr>
                  <m:e>
                    <m:r>
                      <m:rPr>
                        <m:sty m:val="bi"/>
                      </m:rPr>
                      <w:rPr>
                        <w:rFonts w:ascii="Cambria Math" w:hAnsi="Cambria Math"/>
                        <w:color w:val="000000" w:themeColor="text1"/>
                        <w:sz w:val="18"/>
                        <w:szCs w:val="18"/>
                        <w:lang w:val="en-GB"/>
                      </w:rPr>
                      <m:t>η</m:t>
                    </m:r>
                  </m:e>
                  <m:sub>
                    <m:r>
                      <m:rPr>
                        <m:sty m:val="bi"/>
                      </m:rPr>
                      <w:rPr>
                        <w:rFonts w:ascii="Cambria Math" w:hAnsi="Cambria Math"/>
                        <w:color w:val="000000" w:themeColor="text1"/>
                        <w:sz w:val="18"/>
                        <w:szCs w:val="18"/>
                        <w:lang w:val="en-GB"/>
                      </w:rPr>
                      <m:t>Eq-Carnot</m:t>
                    </m:r>
                  </m:sub>
                </m:sSub>
              </m:oMath>
            </m:oMathPara>
          </w:p>
        </w:tc>
        <w:tc>
          <w:tcPr>
            <w:tcW w:w="1748" w:type="dxa"/>
            <w:tcBorders>
              <w:bottom w:val="single" w:sz="4" w:space="0" w:color="auto"/>
            </w:tcBorders>
          </w:tcPr>
          <w:p w14:paraId="3A7DD838" w14:textId="499EFA7B" w:rsidR="0076627E" w:rsidRPr="0076627E" w:rsidRDefault="00000000" w:rsidP="0076627E">
            <w:pPr>
              <w:pStyle w:val="Text"/>
              <w:spacing w:after="0" w:line="276" w:lineRule="auto"/>
              <w:jc w:val="center"/>
              <w:rPr>
                <w:b/>
                <w:bCs/>
                <w:sz w:val="18"/>
                <w:szCs w:val="18"/>
              </w:rPr>
            </w:pPr>
            <m:oMathPara>
              <m:oMath>
                <m:sSub>
                  <m:sSubPr>
                    <m:ctrlPr>
                      <w:rPr>
                        <w:rFonts w:ascii="Cambria Math" w:hAnsi="Cambria Math"/>
                        <w:b/>
                        <w:i/>
                        <w:color w:val="000000" w:themeColor="text1"/>
                        <w:sz w:val="18"/>
                        <w:szCs w:val="18"/>
                        <w:lang w:val="en-GB"/>
                      </w:rPr>
                    </m:ctrlPr>
                  </m:sSubPr>
                  <m:e>
                    <m:r>
                      <m:rPr>
                        <m:sty m:val="bi"/>
                      </m:rPr>
                      <w:rPr>
                        <w:rFonts w:ascii="Cambria Math" w:hAnsi="Cambria Math"/>
                        <w:color w:val="000000" w:themeColor="text1"/>
                        <w:sz w:val="18"/>
                        <w:szCs w:val="18"/>
                        <w:lang w:val="en-GB"/>
                      </w:rPr>
                      <m:t>σ</m:t>
                    </m:r>
                  </m:e>
                  <m:sub>
                    <m:r>
                      <m:rPr>
                        <m:sty m:val="bi"/>
                      </m:rPr>
                      <w:rPr>
                        <w:rFonts w:ascii="Cambria Math" w:hAnsi="Cambria Math"/>
                        <w:color w:val="000000" w:themeColor="text1"/>
                        <w:sz w:val="18"/>
                        <w:szCs w:val="18"/>
                        <w:lang w:val="en-GB"/>
                      </w:rPr>
                      <m:t>total</m:t>
                    </m:r>
                  </m:sub>
                </m:sSub>
                <m:r>
                  <m:rPr>
                    <m:sty m:val="bi"/>
                  </m:rPr>
                  <w:rPr>
                    <w:rFonts w:ascii="Cambria Math" w:hAnsi="Cambria Math"/>
                    <w:color w:val="000000" w:themeColor="text1"/>
                    <w:sz w:val="18"/>
                    <w:szCs w:val="18"/>
                    <w:lang w:val="en-GB"/>
                  </w:rPr>
                  <m:t xml:space="preserve"> </m:t>
                </m:r>
                <m:d>
                  <m:dPr>
                    <m:ctrlPr>
                      <w:rPr>
                        <w:rFonts w:ascii="Cambria Math" w:hAnsi="Cambria Math"/>
                        <w:b/>
                        <w:i/>
                        <w:color w:val="000000" w:themeColor="text1"/>
                        <w:sz w:val="18"/>
                        <w:szCs w:val="18"/>
                        <w:lang w:val="en-GB"/>
                      </w:rPr>
                    </m:ctrlPr>
                  </m:dPr>
                  <m:e>
                    <m:f>
                      <m:fPr>
                        <m:ctrlPr>
                          <w:rPr>
                            <w:rFonts w:ascii="Cambria Math" w:hAnsi="Cambria Math"/>
                            <w:b/>
                            <w:i/>
                            <w:color w:val="000000" w:themeColor="text1"/>
                            <w:sz w:val="18"/>
                            <w:szCs w:val="18"/>
                            <w:lang w:val="en-GB"/>
                          </w:rPr>
                        </m:ctrlPr>
                      </m:fPr>
                      <m:num>
                        <m:r>
                          <m:rPr>
                            <m:sty m:val="bi"/>
                          </m:rPr>
                          <w:rPr>
                            <w:rFonts w:ascii="Cambria Math" w:hAnsi="Cambria Math"/>
                            <w:color w:val="000000" w:themeColor="text1"/>
                            <w:sz w:val="18"/>
                            <w:szCs w:val="18"/>
                            <w:lang w:val="en-GB"/>
                          </w:rPr>
                          <m:t>kW</m:t>
                        </m:r>
                      </m:num>
                      <m:den>
                        <m:r>
                          <m:rPr>
                            <m:sty m:val="bi"/>
                          </m:rPr>
                          <w:rPr>
                            <w:rFonts w:ascii="Cambria Math" w:hAnsi="Cambria Math"/>
                            <w:color w:val="000000" w:themeColor="text1"/>
                            <w:sz w:val="18"/>
                            <w:szCs w:val="18"/>
                            <w:lang w:val="en-GB"/>
                          </w:rPr>
                          <m:t>K</m:t>
                        </m:r>
                      </m:den>
                    </m:f>
                  </m:e>
                </m:d>
              </m:oMath>
            </m:oMathPara>
          </w:p>
        </w:tc>
      </w:tr>
      <w:tr w:rsidR="0076627E" w:rsidRPr="00D4314B" w14:paraId="77AA4990" w14:textId="08DCB1B1" w:rsidTr="0076627E">
        <w:trPr>
          <w:trHeight w:val="290"/>
        </w:trPr>
        <w:tc>
          <w:tcPr>
            <w:tcW w:w="2212" w:type="dxa"/>
            <w:shd w:val="clear" w:color="auto" w:fill="auto"/>
          </w:tcPr>
          <w:p w14:paraId="212D6AE1" w14:textId="35BE7185" w:rsidR="0076627E" w:rsidRPr="00721ACB" w:rsidRDefault="0076627E" w:rsidP="00721ACB">
            <w:pPr>
              <w:pStyle w:val="MDPI42tablebody"/>
              <w:spacing w:line="240" w:lineRule="auto"/>
              <w:rPr>
                <w:sz w:val="18"/>
                <w:szCs w:val="18"/>
              </w:rPr>
            </w:pPr>
            <w:r w:rsidRPr="00721ACB">
              <w:rPr>
                <w:b/>
                <w:bCs/>
                <w:sz w:val="18"/>
                <w:szCs w:val="18"/>
              </w:rPr>
              <w:t>Pure CO</w:t>
            </w:r>
            <w:r w:rsidRPr="00721ACB">
              <w:rPr>
                <w:b/>
                <w:bCs/>
                <w:sz w:val="18"/>
                <w:szCs w:val="18"/>
                <w:vertAlign w:val="subscript"/>
              </w:rPr>
              <w:t>2</w:t>
            </w:r>
          </w:p>
        </w:tc>
        <w:tc>
          <w:tcPr>
            <w:tcW w:w="1701" w:type="dxa"/>
            <w:shd w:val="clear" w:color="auto" w:fill="auto"/>
          </w:tcPr>
          <w:p w14:paraId="6669FA79" w14:textId="6F236B40" w:rsidR="0076627E" w:rsidRPr="0076627E" w:rsidRDefault="0076627E" w:rsidP="00721ACB">
            <w:pPr>
              <w:pStyle w:val="MDPI42tablebody"/>
              <w:spacing w:line="240" w:lineRule="auto"/>
            </w:pPr>
            <w:r w:rsidRPr="0076627E">
              <w:t>0.4568</w:t>
            </w:r>
          </w:p>
        </w:tc>
        <w:tc>
          <w:tcPr>
            <w:tcW w:w="1701" w:type="dxa"/>
            <w:shd w:val="clear" w:color="auto" w:fill="auto"/>
          </w:tcPr>
          <w:p w14:paraId="0ABAF1C4" w14:textId="0AD00ECA" w:rsidR="0076627E" w:rsidRPr="0076627E" w:rsidRDefault="0076627E" w:rsidP="00721ACB">
            <w:pPr>
              <w:pStyle w:val="MDPI42tablebody"/>
              <w:spacing w:line="240" w:lineRule="auto"/>
            </w:pPr>
            <w:r w:rsidRPr="0076627E">
              <w:t>0.6322</w:t>
            </w:r>
          </w:p>
        </w:tc>
        <w:tc>
          <w:tcPr>
            <w:tcW w:w="1748" w:type="dxa"/>
          </w:tcPr>
          <w:p w14:paraId="15998282" w14:textId="1FF43089" w:rsidR="0076627E" w:rsidRPr="0076627E" w:rsidRDefault="0076627E" w:rsidP="00721ACB">
            <w:pPr>
              <w:pStyle w:val="MDPI42tablebody"/>
              <w:spacing w:line="240" w:lineRule="auto"/>
            </w:pPr>
            <w:r w:rsidRPr="0076627E">
              <w:t>12.39</w:t>
            </w:r>
          </w:p>
        </w:tc>
      </w:tr>
      <w:tr w:rsidR="0076627E" w:rsidRPr="00D4314B" w14:paraId="30293E3B" w14:textId="3D307956" w:rsidTr="0076627E">
        <w:trPr>
          <w:trHeight w:val="290"/>
        </w:trPr>
        <w:tc>
          <w:tcPr>
            <w:tcW w:w="2212" w:type="dxa"/>
            <w:shd w:val="clear" w:color="auto" w:fill="auto"/>
          </w:tcPr>
          <w:p w14:paraId="5AD501E9" w14:textId="17E58A15" w:rsidR="0076627E" w:rsidRPr="00721ACB" w:rsidRDefault="0076627E" w:rsidP="00721ACB">
            <w:pPr>
              <w:pStyle w:val="MDPI42tablebody"/>
              <w:spacing w:line="240" w:lineRule="auto"/>
              <w:rPr>
                <w:sz w:val="18"/>
                <w:szCs w:val="18"/>
              </w:rPr>
            </w:pPr>
            <w:r w:rsidRPr="00721ACB">
              <w:rPr>
                <w:b/>
                <w:bCs/>
                <w:sz w:val="18"/>
                <w:szCs w:val="18"/>
              </w:rPr>
              <w:t>CO₂/CF₄ (21/79)</w:t>
            </w:r>
          </w:p>
        </w:tc>
        <w:tc>
          <w:tcPr>
            <w:tcW w:w="1701" w:type="dxa"/>
            <w:shd w:val="clear" w:color="auto" w:fill="auto"/>
          </w:tcPr>
          <w:p w14:paraId="38B7375D" w14:textId="799A12AF" w:rsidR="0076627E" w:rsidRPr="0076627E" w:rsidRDefault="0076627E" w:rsidP="00721ACB">
            <w:pPr>
              <w:pStyle w:val="MDPI42tablebody"/>
              <w:spacing w:line="240" w:lineRule="auto"/>
            </w:pPr>
            <w:r w:rsidRPr="0076627E">
              <w:t>0.5770</w:t>
            </w:r>
          </w:p>
        </w:tc>
        <w:tc>
          <w:tcPr>
            <w:tcW w:w="1701" w:type="dxa"/>
            <w:shd w:val="clear" w:color="auto" w:fill="auto"/>
          </w:tcPr>
          <w:p w14:paraId="67D3BDF4" w14:textId="72F73178" w:rsidR="0076627E" w:rsidRPr="0076627E" w:rsidRDefault="0076627E" w:rsidP="00721ACB">
            <w:pPr>
              <w:pStyle w:val="MDPI42tablebody"/>
              <w:spacing w:line="240" w:lineRule="auto"/>
            </w:pPr>
            <w:r w:rsidRPr="0076627E">
              <w:t>0.7228</w:t>
            </w:r>
          </w:p>
        </w:tc>
        <w:tc>
          <w:tcPr>
            <w:tcW w:w="1748" w:type="dxa"/>
          </w:tcPr>
          <w:p w14:paraId="07ABB65B" w14:textId="3A9EC6AC" w:rsidR="0076627E" w:rsidRPr="0076627E" w:rsidRDefault="0076627E" w:rsidP="00721ACB">
            <w:pPr>
              <w:pStyle w:val="MDPI42tablebody"/>
              <w:spacing w:line="240" w:lineRule="auto"/>
            </w:pPr>
            <w:r w:rsidRPr="0076627E">
              <w:t>10.15</w:t>
            </w:r>
          </w:p>
        </w:tc>
      </w:tr>
      <w:tr w:rsidR="0076627E" w:rsidRPr="00D4314B" w14:paraId="0F899061" w14:textId="617F79ED" w:rsidTr="0076627E">
        <w:trPr>
          <w:trHeight w:val="290"/>
        </w:trPr>
        <w:tc>
          <w:tcPr>
            <w:tcW w:w="2212" w:type="dxa"/>
            <w:shd w:val="clear" w:color="auto" w:fill="auto"/>
          </w:tcPr>
          <w:p w14:paraId="394530AE" w14:textId="2B93A504" w:rsidR="0076627E" w:rsidRPr="00721ACB" w:rsidRDefault="0076627E" w:rsidP="00721ACB">
            <w:pPr>
              <w:pStyle w:val="MDPI42tablebody"/>
              <w:spacing w:line="240" w:lineRule="auto"/>
              <w:rPr>
                <w:sz w:val="18"/>
                <w:szCs w:val="18"/>
              </w:rPr>
            </w:pPr>
            <w:r w:rsidRPr="00721ACB">
              <w:rPr>
                <w:b/>
                <w:bCs/>
                <w:sz w:val="18"/>
                <w:szCs w:val="18"/>
              </w:rPr>
              <w:t>CO₂/CH₄ (10/90)</w:t>
            </w:r>
          </w:p>
        </w:tc>
        <w:tc>
          <w:tcPr>
            <w:tcW w:w="1701" w:type="dxa"/>
            <w:shd w:val="clear" w:color="auto" w:fill="auto"/>
          </w:tcPr>
          <w:p w14:paraId="2E69557C" w14:textId="4079E68A" w:rsidR="0076627E" w:rsidRPr="0076627E" w:rsidRDefault="0076627E" w:rsidP="00721ACB">
            <w:pPr>
              <w:pStyle w:val="MDPI42tablebody"/>
              <w:spacing w:line="240" w:lineRule="auto"/>
            </w:pPr>
            <w:r w:rsidRPr="0076627E">
              <w:t>0.5859</w:t>
            </w:r>
          </w:p>
        </w:tc>
        <w:tc>
          <w:tcPr>
            <w:tcW w:w="1701" w:type="dxa"/>
            <w:shd w:val="clear" w:color="auto" w:fill="auto"/>
          </w:tcPr>
          <w:p w14:paraId="1A013A76" w14:textId="28E80364" w:rsidR="0076627E" w:rsidRPr="0076627E" w:rsidRDefault="0076627E" w:rsidP="00721ACB">
            <w:pPr>
              <w:pStyle w:val="MDPI42tablebody"/>
              <w:spacing w:line="240" w:lineRule="auto"/>
            </w:pPr>
            <w:r w:rsidRPr="0076627E">
              <w:t>0.7389</w:t>
            </w:r>
          </w:p>
        </w:tc>
        <w:tc>
          <w:tcPr>
            <w:tcW w:w="1748" w:type="dxa"/>
          </w:tcPr>
          <w:p w14:paraId="72757421" w14:textId="1489BF3F" w:rsidR="0076627E" w:rsidRPr="0076627E" w:rsidRDefault="0076627E" w:rsidP="00721ACB">
            <w:pPr>
              <w:pStyle w:val="MDPI42tablebody"/>
              <w:spacing w:line="240" w:lineRule="auto"/>
            </w:pPr>
            <w:r w:rsidRPr="0076627E">
              <w:t>11.77</w:t>
            </w:r>
          </w:p>
        </w:tc>
      </w:tr>
      <w:tr w:rsidR="0076627E" w:rsidRPr="00D4314B" w14:paraId="54AF9818" w14:textId="1EF4F992" w:rsidTr="0076627E">
        <w:trPr>
          <w:trHeight w:val="290"/>
        </w:trPr>
        <w:tc>
          <w:tcPr>
            <w:tcW w:w="2212" w:type="dxa"/>
            <w:shd w:val="clear" w:color="auto" w:fill="auto"/>
          </w:tcPr>
          <w:p w14:paraId="2B74890B" w14:textId="12C0FD42" w:rsidR="0076627E" w:rsidRPr="00721ACB" w:rsidRDefault="0076627E" w:rsidP="00721ACB">
            <w:pPr>
              <w:pStyle w:val="MDPI42tablebody"/>
              <w:spacing w:line="240" w:lineRule="auto"/>
              <w:rPr>
                <w:sz w:val="18"/>
                <w:szCs w:val="18"/>
              </w:rPr>
            </w:pPr>
            <w:r w:rsidRPr="00721ACB">
              <w:rPr>
                <w:b/>
                <w:bCs/>
                <w:sz w:val="18"/>
                <w:szCs w:val="18"/>
              </w:rPr>
              <w:t>CO₂/NF₃ (30/70)</w:t>
            </w:r>
          </w:p>
        </w:tc>
        <w:tc>
          <w:tcPr>
            <w:tcW w:w="1701" w:type="dxa"/>
            <w:shd w:val="clear" w:color="auto" w:fill="auto"/>
          </w:tcPr>
          <w:p w14:paraId="30BA407E" w14:textId="42C7E26D" w:rsidR="0076627E" w:rsidRPr="0076627E" w:rsidRDefault="0076627E" w:rsidP="00721ACB">
            <w:pPr>
              <w:pStyle w:val="MDPI42tablebody"/>
              <w:spacing w:line="240" w:lineRule="auto"/>
            </w:pPr>
            <w:r w:rsidRPr="0076627E">
              <w:t>0.5350</w:t>
            </w:r>
          </w:p>
        </w:tc>
        <w:tc>
          <w:tcPr>
            <w:tcW w:w="1701" w:type="dxa"/>
            <w:shd w:val="clear" w:color="auto" w:fill="auto"/>
          </w:tcPr>
          <w:p w14:paraId="7448DEE9" w14:textId="6936F6F3" w:rsidR="0076627E" w:rsidRPr="0076627E" w:rsidRDefault="0076627E" w:rsidP="00721ACB">
            <w:pPr>
              <w:pStyle w:val="MDPI42tablebody"/>
              <w:spacing w:line="240" w:lineRule="auto"/>
            </w:pPr>
            <w:r w:rsidRPr="0076627E">
              <w:t>0.6992</w:t>
            </w:r>
          </w:p>
        </w:tc>
        <w:tc>
          <w:tcPr>
            <w:tcW w:w="1748" w:type="dxa"/>
          </w:tcPr>
          <w:p w14:paraId="371718F3" w14:textId="0F190233" w:rsidR="0076627E" w:rsidRPr="0076627E" w:rsidRDefault="0076627E" w:rsidP="00721ACB">
            <w:pPr>
              <w:pStyle w:val="MDPI42tablebody"/>
              <w:spacing w:line="240" w:lineRule="auto"/>
            </w:pPr>
            <w:r w:rsidRPr="0076627E">
              <w:t>11.38</w:t>
            </w:r>
          </w:p>
        </w:tc>
      </w:tr>
      <w:tr w:rsidR="0076627E" w:rsidRPr="00D4314B" w14:paraId="474E1B67" w14:textId="0C2503FD" w:rsidTr="0076627E">
        <w:trPr>
          <w:trHeight w:val="290"/>
        </w:trPr>
        <w:tc>
          <w:tcPr>
            <w:tcW w:w="2212" w:type="dxa"/>
            <w:shd w:val="clear" w:color="auto" w:fill="auto"/>
          </w:tcPr>
          <w:p w14:paraId="6F6AAFE0" w14:textId="4516681D" w:rsidR="0076627E" w:rsidRPr="00721ACB" w:rsidRDefault="0076627E" w:rsidP="00721ACB">
            <w:pPr>
              <w:pStyle w:val="MDPI42tablebody"/>
              <w:spacing w:line="240" w:lineRule="auto"/>
              <w:rPr>
                <w:sz w:val="18"/>
                <w:szCs w:val="18"/>
              </w:rPr>
            </w:pPr>
            <w:r w:rsidRPr="00721ACB">
              <w:rPr>
                <w:b/>
                <w:bCs/>
                <w:sz w:val="18"/>
                <w:szCs w:val="18"/>
              </w:rPr>
              <w:t>CO₂/Kr (60/40)</w:t>
            </w:r>
          </w:p>
        </w:tc>
        <w:tc>
          <w:tcPr>
            <w:tcW w:w="1701" w:type="dxa"/>
            <w:shd w:val="clear" w:color="auto" w:fill="auto"/>
          </w:tcPr>
          <w:p w14:paraId="6AEA1870" w14:textId="5F5CA417" w:rsidR="0076627E" w:rsidRPr="0076627E" w:rsidRDefault="0076627E" w:rsidP="00721ACB">
            <w:pPr>
              <w:pStyle w:val="MDPI42tablebody"/>
              <w:spacing w:line="240" w:lineRule="auto"/>
            </w:pPr>
            <w:r w:rsidRPr="0076627E">
              <w:t>0.5125</w:t>
            </w:r>
          </w:p>
        </w:tc>
        <w:tc>
          <w:tcPr>
            <w:tcW w:w="1701" w:type="dxa"/>
            <w:shd w:val="clear" w:color="auto" w:fill="auto"/>
          </w:tcPr>
          <w:p w14:paraId="31B86877" w14:textId="7BCB1353" w:rsidR="0076627E" w:rsidRPr="0076627E" w:rsidRDefault="0076627E" w:rsidP="00721ACB">
            <w:pPr>
              <w:pStyle w:val="MDPI42tablebody"/>
              <w:spacing w:line="240" w:lineRule="auto"/>
            </w:pPr>
            <w:r w:rsidRPr="0076627E">
              <w:t>0.6637</w:t>
            </w:r>
          </w:p>
        </w:tc>
        <w:tc>
          <w:tcPr>
            <w:tcW w:w="1748" w:type="dxa"/>
          </w:tcPr>
          <w:p w14:paraId="0316AEFF" w14:textId="2ED8A6C3" w:rsidR="0076627E" w:rsidRPr="0076627E" w:rsidRDefault="0076627E" w:rsidP="00721ACB">
            <w:pPr>
              <w:pStyle w:val="MDPI42tablebody"/>
              <w:spacing w:line="240" w:lineRule="auto"/>
            </w:pPr>
            <w:r w:rsidRPr="0076627E">
              <w:t>10.77</w:t>
            </w:r>
          </w:p>
        </w:tc>
      </w:tr>
    </w:tbl>
    <w:p w14:paraId="54FD3577" w14:textId="6804B183" w:rsidR="008234E7" w:rsidRPr="006B367E" w:rsidRDefault="00BF0BFF" w:rsidP="006B367E">
      <w:pPr>
        <w:pStyle w:val="MDPI21heading1"/>
      </w:pPr>
      <w:r>
        <w:lastRenderedPageBreak/>
        <w:t>4</w:t>
      </w:r>
      <w:r w:rsidR="008234E7" w:rsidRPr="006B367E">
        <w:t>. Conclusions</w:t>
      </w:r>
    </w:p>
    <w:p w14:paraId="70BE7E5A" w14:textId="119416AD" w:rsidR="00825F55" w:rsidRPr="00825F55" w:rsidRDefault="00825F55" w:rsidP="00825F55">
      <w:pPr>
        <w:pStyle w:val="MDPI31text"/>
      </w:pPr>
      <w:r w:rsidRPr="00825F55">
        <w:t>In summary, blending CO₂ with select low-critical-temperature gases markedly enhances the thermodynamic performance of s</w:t>
      </w:r>
      <w:r>
        <w:t>-</w:t>
      </w:r>
      <w:r w:rsidRPr="00825F55">
        <w:t>CO₂ Brayton power cycles in cold ambient conditions. The binary mixtures examined (CO₂ with CF₄, CH₄, NF₃, and Kr) demonstrated significant improvements over pure CO₂, including higher cycle efficiencies, lower specific compressor work, larger turbine expansion ratios, and more effective recuperation at the cold end of the cycle. By lowering the working fluid’s critical point, these blends avoid two-phase instabilities near the compressor inlet and allow the turbine to expand the fluid further without condensation, directly increasing work output and reducing compression power input. Consequently, net efficiency gains on the order of several percentage points were achieved. Notably, at ambient temperatures of –40 °C to –50 °C, the CO₂</w:t>
      </w:r>
      <w:r>
        <w:t>/</w:t>
      </w:r>
      <w:r w:rsidRPr="00825F55">
        <w:t>NF₃, CO₂</w:t>
      </w:r>
      <w:r>
        <w:t>/</w:t>
      </w:r>
      <w:r w:rsidRPr="00825F55">
        <w:t>CF₄, and CO₂</w:t>
      </w:r>
      <w:r>
        <w:t>/</w:t>
      </w:r>
      <w:r w:rsidRPr="00825F55">
        <w:t>CH₄ mixtures yielded approximately a 10% increase in thermal efficiency compared to the pure s</w:t>
      </w:r>
      <w:r>
        <w:t>-</w:t>
      </w:r>
      <w:r w:rsidRPr="00825F55">
        <w:t>CO₂ cycle. This substantial improvement is consistent with prior observations that the farther the ambient conditions deviate below CO₂’s normal operating range, the greater the benefit of an optimized working fluid blend.</w:t>
      </w:r>
    </w:p>
    <w:p w14:paraId="1A56946F" w14:textId="20B64922" w:rsidR="00825F55" w:rsidRPr="00825F55" w:rsidRDefault="00825F55" w:rsidP="00825F55">
      <w:pPr>
        <w:pStyle w:val="MDPI31text"/>
      </w:pPr>
      <w:r w:rsidRPr="00825F55">
        <w:t xml:space="preserve">The performance gains depended strongly on the mixture of composition and heat exchanger characteristics. In general, increasing the fraction of the additive (thus lowering the mixture critical temperature) led to better cold-weather performance. Each binary pair exhibited an optimal composition range where efficiency was maximized. High additive concentrations (50–90% by molar fraction) were most effective for maintaining supercritical operation at very low temperatures, as they significantly depress the critical point and diminish CO₂’s tendency to liquefy. For example, using a blend of 20% CO₂ / 80% Kr enabled a peak cycle efficiency of about </w:t>
      </w:r>
      <w:ins w:id="205" w:author="Luis Coco Enriquez" w:date="2025-05-20T14:34:00Z">
        <w:r w:rsidR="00D60B16">
          <w:rPr>
            <w:highlight w:val="yellow"/>
          </w:rPr>
          <w:t>52</w:t>
        </w:r>
      </w:ins>
      <w:del w:id="206" w:author="Luis Coco Enriquez" w:date="2025-05-20T14:34:00Z">
        <w:r w:rsidRPr="00FD1CB6" w:rsidDel="00D60B16">
          <w:rPr>
            <w:highlight w:val="yellow"/>
            <w:rPrChange w:id="207" w:author="Luis Coco Enriquez" w:date="2025-05-20T14:17:00Z">
              <w:rPr/>
            </w:rPrChange>
          </w:rPr>
          <w:delText>49</w:delText>
        </w:r>
      </w:del>
      <w:r w:rsidRPr="00FD1CB6">
        <w:rPr>
          <w:highlight w:val="yellow"/>
          <w:rPrChange w:id="208" w:author="Luis Coco Enriquez" w:date="2025-05-20T14:17:00Z">
            <w:rPr/>
          </w:rPrChange>
        </w:rPr>
        <w:t>.</w:t>
      </w:r>
      <w:ins w:id="209" w:author="Luis Coco Enriquez" w:date="2025-05-20T14:34:00Z">
        <w:r w:rsidR="00D60B16">
          <w:rPr>
            <w:highlight w:val="yellow"/>
          </w:rPr>
          <w:t>5</w:t>
        </w:r>
      </w:ins>
      <w:del w:id="210" w:author="Luis Coco Enriquez" w:date="2025-05-20T14:34:00Z">
        <w:r w:rsidRPr="00FD1CB6" w:rsidDel="00D60B16">
          <w:rPr>
            <w:highlight w:val="yellow"/>
            <w:rPrChange w:id="211" w:author="Luis Coco Enriquez" w:date="2025-05-20T14:17:00Z">
              <w:rPr/>
            </w:rPrChange>
          </w:rPr>
          <w:delText>0</w:delText>
        </w:r>
      </w:del>
      <w:r w:rsidRPr="00825F55">
        <w:t>%, a noticeable improvement over the pure CO₂ baseline. However, Krypton’s mixture provided somewhat smaller relative gains than the other additives, and its practical use may be limited by cost and scarcity. In contrast, NF₃, CF₄, and CH₄ mixtures delivered robust efficiency improvements (on the order of 7–10%) within the 50–80% additive range, making them attractive for cold-climate applications. These blends effectively mitigate the compressor inlet condensation issue by “floating” the cycle’s critical point to lower temperatures, which stabilizes the fluid state and reduces compressor work for a given pressure ratio. Additionally, the mixtures exhibited more favorable heat-transfer characteristics in the recuperators; the altered thermophysical properties (heat capacity profiles and higher hot-to-cold</w:t>
      </w:r>
      <w:r>
        <w:t xml:space="preserve"> </w:t>
      </w:r>
      <w:r w:rsidRPr="00825F55">
        <w:t>temperature differentials) enabled greater recuperation of turbine exhaust heat at the low</w:t>
      </w:r>
      <w:r>
        <w:t xml:space="preserve"> </w:t>
      </w:r>
      <w:r w:rsidRPr="00825F55">
        <w:t>temperature end of the cycle.</w:t>
      </w:r>
    </w:p>
    <w:p w14:paraId="566A4B3A" w14:textId="0F59F334" w:rsidR="00825F55" w:rsidRPr="00825F55" w:rsidRDefault="00825F55" w:rsidP="00825F55">
      <w:pPr>
        <w:pStyle w:val="MDPI31text"/>
      </w:pPr>
      <w:r w:rsidRPr="00825F55">
        <w:t xml:space="preserve">Importantly, the extent of the efficiency gain was found to depend on the heat exchanger conductance (UA) available in the recuperation system. If the recuperators are not sized adequately, a portion of the potential heat recovery benefit from the mixtures cannot be realized due to pinch-point limitations. Our simulation results showed that increasing the total UA of the recuperators boosts cycle efficiency, allowing the working-fluid blends to reach their full performance potential. </w:t>
      </w:r>
      <w:del w:id="212" w:author="Luis Coco Enriquez" w:date="2025-05-20T11:18:00Z">
        <w:r w:rsidRPr="00825F55" w:rsidDel="00133040">
          <w:delText>For instance, in one case a CO₂/Kr c</w:delText>
        </w:r>
      </w:del>
      <w:ins w:id="213" w:author="Luis Coco Enriquez" w:date="2025-05-20T11:18:00Z">
        <w:r w:rsidR="00133040">
          <w:t>C</w:t>
        </w:r>
      </w:ins>
      <w:r w:rsidRPr="00825F55">
        <w:t xml:space="preserve">ycle’s efficiency improvement climbed </w:t>
      </w:r>
      <w:del w:id="214" w:author="Luis Coco Enriquez" w:date="2025-05-20T11:18:00Z">
        <w:r w:rsidRPr="00825F55" w:rsidDel="00133040">
          <w:delText xml:space="preserve">from ~7% to ~11% relative to pure CO₂ </w:delText>
        </w:r>
      </w:del>
      <w:r w:rsidRPr="00825F55">
        <w:t>as recuperator UA was raised</w:t>
      </w:r>
      <w:ins w:id="215" w:author="Luis Coco Enriquez" w:date="2025-05-20T11:18:00Z">
        <w:r w:rsidR="00133040">
          <w:t xml:space="preserve">. </w:t>
        </w:r>
      </w:ins>
      <w:del w:id="216" w:author="Luis Coco Enriquez" w:date="2025-05-20T11:18:00Z">
        <w:r w:rsidRPr="00825F55" w:rsidDel="00133040">
          <w:delText xml:space="preserve"> from 5 MW/K to 25 MW/K. </w:delText>
        </w:r>
      </w:del>
      <w:r w:rsidRPr="00825F55">
        <w:t xml:space="preserve">This trend underlines that the improved thermal recuperation capacity of the mixtures must be matched by appropriate exchanger sizing. In practical terms, the </w:t>
      </w:r>
      <w:ins w:id="217" w:author="Luis Coco Enriquez" w:date="2025-05-20T11:15:00Z">
        <w:r w:rsidR="00133040">
          <w:t>high</w:t>
        </w:r>
      </w:ins>
      <w:del w:id="218" w:author="Luis Coco Enriquez" w:date="2025-05-20T11:15:00Z">
        <w:r w:rsidRPr="00825F55" w:rsidDel="00133040">
          <w:delText>low</w:delText>
        </w:r>
      </w:del>
      <w:r w:rsidRPr="00825F55">
        <w:t>-temperature recuperator (</w:t>
      </w:r>
      <w:ins w:id="219" w:author="Luis Coco Enriquez" w:date="2025-05-20T11:15:00Z">
        <w:r w:rsidR="00133040">
          <w:t>H</w:t>
        </w:r>
      </w:ins>
      <w:del w:id="220" w:author="Luis Coco Enriquez" w:date="2025-05-20T11:15:00Z">
        <w:r w:rsidRPr="00825F55" w:rsidDel="00133040">
          <w:delText>L</w:delText>
        </w:r>
      </w:del>
      <w:r w:rsidRPr="00825F55">
        <w:t>TR) should be resized (enlarged) to handle the higher heat duty generated when using these high-additive mixtures, ensuring that the additional low-grade heat is captured rather than wasted. This design adjustment is essential to fully capitalize on the mixtures’ enhanced recuperative behavior and to avoid bottlenecking the efficiency gains.</w:t>
      </w:r>
    </w:p>
    <w:p w14:paraId="748568E2" w14:textId="45A5CFCC" w:rsidR="00825F55" w:rsidRPr="00825F55" w:rsidRDefault="00825F55" w:rsidP="00825F55">
      <w:pPr>
        <w:pStyle w:val="MDPI31text"/>
      </w:pPr>
      <w:r w:rsidRPr="00825F55">
        <w:t>Based on the above findings, we recommend employing binary CO₂-based mixtures with roughly 50–90% additive content (by mole) when designing s</w:t>
      </w:r>
      <w:r>
        <w:t>-</w:t>
      </w:r>
      <w:r w:rsidRPr="00825F55">
        <w:t xml:space="preserve">CO₂ Brayton power systems for sub-zero ambient environments. Working fluids in this composition range </w:t>
      </w:r>
      <w:r w:rsidRPr="00825F55">
        <w:lastRenderedPageBreak/>
        <w:t>provide a good balance of thermodynamic performance and operational stability, keeping the compressor inlet well above the</w:t>
      </w:r>
      <w:r>
        <w:t xml:space="preserve"> </w:t>
      </w:r>
      <w:r w:rsidRPr="00825F55">
        <w:t>saturation line even in environments far below 0 °C. Such mixtures (for example, CO₂/CF₄ ≈ 30/70 or CO₂/NF₃ ≈ 20/80) enable the cycle to maintain single-phase supercritical conditions throughout, thereby minimizing compressor work and maximizing turbine expansion in cold climates.</w:t>
      </w:r>
    </w:p>
    <w:p w14:paraId="022C9500" w14:textId="064B7672" w:rsidR="00825F55" w:rsidRDefault="00825F55" w:rsidP="00825F55">
      <w:pPr>
        <w:pStyle w:val="MDPI31text"/>
      </w:pPr>
      <w:r w:rsidRPr="00825F55">
        <w:t xml:space="preserve">Furthermore, </w:t>
      </w:r>
      <w:r w:rsidR="00EB2745">
        <w:t>this work</w:t>
      </w:r>
      <w:r w:rsidRPr="00825F55">
        <w:t xml:space="preserve"> advise</w:t>
      </w:r>
      <w:r w:rsidR="00EB2745">
        <w:t>s an</w:t>
      </w:r>
      <w:r w:rsidRPr="00825F55">
        <w:t xml:space="preserve"> increasing the size (UA value) of the </w:t>
      </w:r>
      <w:ins w:id="221" w:author="Luis Coco Enriquez" w:date="2025-05-20T10:27:00Z">
        <w:r w:rsidR="0085603B">
          <w:t>high</w:t>
        </w:r>
      </w:ins>
      <w:del w:id="222" w:author="Luis Coco Enriquez" w:date="2025-05-20T10:27:00Z">
        <w:r w:rsidRPr="00825F55" w:rsidDel="0085603B">
          <w:delText>low</w:delText>
        </w:r>
      </w:del>
      <w:r w:rsidRPr="00825F55">
        <w:t xml:space="preserve">-temperature recuperator to accommodate the greater heat-recovery duty of these mixtures. Enlarging the </w:t>
      </w:r>
      <w:ins w:id="223" w:author="Luis Coco Enriquez" w:date="2025-05-20T10:26:00Z">
        <w:r w:rsidR="0085603B">
          <w:t>H</w:t>
        </w:r>
      </w:ins>
      <w:del w:id="224" w:author="Luis Coco Enriquez" w:date="2025-05-20T10:26:00Z">
        <w:r w:rsidRPr="00825F55" w:rsidDel="0085603B">
          <w:delText>L</w:delText>
        </w:r>
      </w:del>
      <w:r w:rsidRPr="00825F55">
        <w:t>TR (or adding additional recuperation capacity) allows the cycle to exploit the mixtures’ improved heat recovery potential, yielding higher overall efficiency. In summary, a combination of high-additive working-fluid blends and appropriately scaled recuperators can achieve substantially better efficiency and more reliable operation for s</w:t>
      </w:r>
      <w:r>
        <w:t>-</w:t>
      </w:r>
      <w:r w:rsidRPr="00825F55">
        <w:t>CO₂ Brayton power plants in cold regions, as compared to the conventional pure-CO₂ cycle. These modifications help ensure that the cycle maintains high efficiency across a wider range of ambient temperatures than would be possible with CO₂ alone</w:t>
      </w:r>
      <w:r w:rsidR="00EB2745">
        <w:t>.</w:t>
      </w:r>
    </w:p>
    <w:p w14:paraId="0ACA4D40" w14:textId="79886F59" w:rsidR="00EB2745" w:rsidRDefault="00EB2745" w:rsidP="00825F55">
      <w:pPr>
        <w:pStyle w:val="MDPI31text"/>
      </w:pPr>
      <w:r w:rsidRPr="00EB2745">
        <w:t>The exergy efficiency behavior of the cycle components when mixtures are used is similar in all cases, and only in the high-temperature heat recuperator is it greater when pure CO</w:t>
      </w:r>
      <w:r w:rsidRPr="00EB2745">
        <w:rPr>
          <w:vertAlign w:val="subscript"/>
        </w:rPr>
        <w:t>2</w:t>
      </w:r>
      <w:r w:rsidRPr="00EB2745">
        <w:t xml:space="preserve"> is used. It is important to note that the HTR </w:t>
      </w:r>
      <w:r>
        <w:t xml:space="preserve">component </w:t>
      </w:r>
      <w:r w:rsidRPr="00EB2745">
        <w:t>is where the greatest exergy efficiency of all the cycle components is obtained, both when using pure CO</w:t>
      </w:r>
      <w:r w:rsidRPr="00EB2745">
        <w:rPr>
          <w:vertAlign w:val="subscript"/>
        </w:rPr>
        <w:t>2</w:t>
      </w:r>
      <w:r w:rsidRPr="00EB2745">
        <w:t xml:space="preserve"> and mixtures.</w:t>
      </w:r>
    </w:p>
    <w:p w14:paraId="63FDD4DD" w14:textId="77777777" w:rsidR="00EB2745" w:rsidRPr="00825F55" w:rsidRDefault="00EB2745" w:rsidP="00825F55">
      <w:pPr>
        <w:pStyle w:val="MDPI31text"/>
      </w:pPr>
    </w:p>
    <w:p w14:paraId="1CC2ED50" w14:textId="77777777" w:rsidR="00825F55" w:rsidRPr="00825F55" w:rsidRDefault="00825F55" w:rsidP="00825F55">
      <w:pPr>
        <w:pStyle w:val="MDPI31text"/>
        <w:rPr>
          <w:b/>
          <w:bCs/>
        </w:rPr>
      </w:pPr>
      <w:r w:rsidRPr="00825F55">
        <w:rPr>
          <w:b/>
          <w:bCs/>
        </w:rPr>
        <w:t>Design Recommendations</w:t>
      </w:r>
    </w:p>
    <w:p w14:paraId="72713876" w14:textId="3A13B1A2" w:rsidR="00825F55" w:rsidRPr="00825F55" w:rsidRDefault="00825F55" w:rsidP="00825F55">
      <w:pPr>
        <w:pStyle w:val="MDPI31text"/>
      </w:pPr>
      <w:r w:rsidRPr="00825F55">
        <w:t>Based on the insights gained from this work, several actionable recommendations can be made for the design of high</w:t>
      </w:r>
      <w:r>
        <w:t xml:space="preserve"> </w:t>
      </w:r>
      <w:r w:rsidRPr="00825F55">
        <w:t>efficiency s</w:t>
      </w:r>
      <w:r>
        <w:t>-</w:t>
      </w:r>
      <w:r w:rsidRPr="00825F55">
        <w:t>CO₂ Brayton cycles for cold climate applications:</w:t>
      </w:r>
    </w:p>
    <w:p w14:paraId="7C8FEE31" w14:textId="7F44CB1C" w:rsidR="00825F55" w:rsidRPr="00825F55" w:rsidRDefault="00825F55" w:rsidP="00825F55">
      <w:pPr>
        <w:pStyle w:val="MDPI31text"/>
        <w:rPr>
          <w:b/>
          <w:bCs/>
        </w:rPr>
      </w:pPr>
      <w:r w:rsidRPr="00825F55">
        <w:rPr>
          <w:b/>
          <w:bCs/>
        </w:rPr>
        <w:t>Working Fluid Selection</w:t>
      </w:r>
    </w:p>
    <w:p w14:paraId="38B1BA39" w14:textId="77777777" w:rsidR="00825F55" w:rsidRPr="00825F55" w:rsidRDefault="00825F55" w:rsidP="00825F55">
      <w:pPr>
        <w:pStyle w:val="MDPI31text"/>
      </w:pPr>
      <w:r w:rsidRPr="00825F55">
        <w:t>Binary CO₂-based mixtures containing 50–90% molar concentration of low-critical-temperature additives (CF₄, CH₄, NF₃) are recommended for systems intended to operate in sub-zero ambient environments. These mixtures ensure stable supercritical operation, minimize compressor work, and maximize turbine expansion ratios even at ambient temperatures as low as –50</w:t>
      </w:r>
      <w:r w:rsidRPr="00825F55">
        <w:rPr>
          <w:rFonts w:ascii="Times New Roman" w:hAnsi="Times New Roman"/>
        </w:rPr>
        <w:t> </w:t>
      </w:r>
      <w:r w:rsidRPr="00825F55">
        <w:t>°C.</w:t>
      </w:r>
    </w:p>
    <w:p w14:paraId="1DAAB566" w14:textId="61E721BC" w:rsidR="00825F55" w:rsidRPr="00825F55" w:rsidRDefault="00825F55" w:rsidP="00825F55">
      <w:pPr>
        <w:pStyle w:val="MDPI31text"/>
        <w:rPr>
          <w:b/>
          <w:bCs/>
        </w:rPr>
      </w:pPr>
      <w:r w:rsidRPr="00825F55">
        <w:rPr>
          <w:b/>
          <w:bCs/>
        </w:rPr>
        <w:t>Heat Exchanger Design Optimization</w:t>
      </w:r>
    </w:p>
    <w:p w14:paraId="38FDBDFB" w14:textId="0FFA58EF" w:rsidR="00825F55" w:rsidRPr="00825F55" w:rsidRDefault="00825F55" w:rsidP="00825F55">
      <w:pPr>
        <w:pStyle w:val="MDPI31text"/>
      </w:pPr>
      <w:r w:rsidRPr="00825F55">
        <w:t xml:space="preserve">The low-temperature recuperator should be resized—potentially significantly enlarged—to accommodate the increased heat recovery duty associated with these mixtures. System designers should target </w:t>
      </w:r>
      <w:del w:id="225" w:author="Luis Coco Enriquez" w:date="2025-05-20T14:18:00Z">
        <w:r w:rsidRPr="00825F55" w:rsidDel="00D37BD6">
          <w:delText>L</w:delText>
        </w:r>
      </w:del>
      <w:ins w:id="226" w:author="Luis Coco Enriquez" w:date="2025-05-20T14:18:00Z">
        <w:r w:rsidR="00D37BD6">
          <w:t>H</w:t>
        </w:r>
      </w:ins>
      <w:r w:rsidRPr="00825F55">
        <w:t>TR UA values exceeding 5,000</w:t>
      </w:r>
      <w:r w:rsidRPr="00825F55">
        <w:rPr>
          <w:rFonts w:ascii="Times New Roman" w:hAnsi="Times New Roman"/>
        </w:rPr>
        <w:t> </w:t>
      </w:r>
      <w:r w:rsidRPr="00825F55">
        <w:t>kW/K for CH₄- and CF₄-rich blends to prevent pinch-point constraints and fully capitalize on the improved recuperative performance.</w:t>
      </w:r>
    </w:p>
    <w:p w14:paraId="101A4001" w14:textId="79746E1D" w:rsidR="00825F55" w:rsidRPr="00825F55" w:rsidRDefault="00825F55" w:rsidP="00825F55">
      <w:pPr>
        <w:pStyle w:val="MDPI31text"/>
        <w:rPr>
          <w:b/>
          <w:bCs/>
        </w:rPr>
      </w:pPr>
      <w:r w:rsidRPr="00825F55">
        <w:rPr>
          <w:b/>
          <w:bCs/>
        </w:rPr>
        <w:t>System-Level Integration Considerations</w:t>
      </w:r>
    </w:p>
    <w:p w14:paraId="5A16108C" w14:textId="6677050A" w:rsidR="00825F55" w:rsidRPr="00825F55" w:rsidRDefault="00825F55" w:rsidP="00825F55">
      <w:pPr>
        <w:pStyle w:val="MDPI31text"/>
      </w:pPr>
      <w:r w:rsidRPr="00825F55">
        <w:t>While CH₄-based mixtures offer the highest theoretical cycle efficiencies, their substantial volumetric flow penalties and turbomachinery scaling challenges necessitate careful techno-economic assessments. Conversely, CF₄ and NF₃ mixtures offer more favorable integration profiles and may present the most practical pathway for retrofitting or upgrading existing s</w:t>
      </w:r>
      <w:r w:rsidR="002E6715">
        <w:t>-</w:t>
      </w:r>
      <w:r w:rsidRPr="00825F55">
        <w:t>CO₂ systems to cold-climate operation.</w:t>
      </w:r>
    </w:p>
    <w:p w14:paraId="7290473D" w14:textId="49476F5B" w:rsidR="00825F55" w:rsidRPr="00825F55" w:rsidRDefault="00825F55" w:rsidP="00825F55">
      <w:pPr>
        <w:pStyle w:val="MDPI31text"/>
        <w:rPr>
          <w:b/>
          <w:bCs/>
        </w:rPr>
      </w:pPr>
      <w:r w:rsidRPr="00825F55">
        <w:rPr>
          <w:b/>
          <w:bCs/>
        </w:rPr>
        <w:t>Environmental and Economic Considerations</w:t>
      </w:r>
    </w:p>
    <w:p w14:paraId="2409DBA9" w14:textId="77777777" w:rsidR="00825F55" w:rsidRPr="00825F55" w:rsidRDefault="00825F55" w:rsidP="00825F55">
      <w:pPr>
        <w:pStyle w:val="MDPI31text"/>
      </w:pPr>
      <w:r w:rsidRPr="00825F55">
        <w:t>Given the high global warming potential (GWP) and potential environmental implications of fluorinated additives such as CF₄ and NF₃, future designs should explore mixtures that balance performance with environmental sustainability, considering lifecycle emissions, leakage mitigation strategies, and potential alternative additives with lower GWP profiles.</w:t>
      </w:r>
    </w:p>
    <w:p w14:paraId="6A37301D" w14:textId="77777777" w:rsidR="00D503B2" w:rsidRDefault="00825F55" w:rsidP="00825F55">
      <w:pPr>
        <w:pStyle w:val="MDPI31text"/>
      </w:pPr>
      <w:r w:rsidRPr="00825F55">
        <w:rPr>
          <w:b/>
          <w:bCs/>
        </w:rPr>
        <w:t>Future work</w:t>
      </w:r>
      <w:r w:rsidRPr="00825F55">
        <w:t xml:space="preserve"> </w:t>
      </w:r>
    </w:p>
    <w:p w14:paraId="14655CA7" w14:textId="31FDA1DC" w:rsidR="00825F55" w:rsidRPr="00825F55" w:rsidRDefault="00825F55" w:rsidP="00825F55">
      <w:pPr>
        <w:pStyle w:val="MDPI31text"/>
      </w:pPr>
      <w:r w:rsidRPr="00825F55">
        <w:t xml:space="preserve">Looking ahead, the promising results with binary mixtures suggest that ternary mixtures (CO₂ plus two additives) could unlock even greater performance benefits. In </w:t>
      </w:r>
      <w:r w:rsidRPr="00825F55">
        <w:lastRenderedPageBreak/>
        <w:t>particular, blends that include an ideal or near-ideal gas component (such as Argon, Xenon, carbon monoxide, or nitrogen) alongside CO₂ and a second condensing species merit investigation. Preliminary analyses indicate that carefully chosen ternary combinations can further tailor the fluid properties to extreme cold conditions (below –50 °C), offering even higher efficiencies and enhanced stability in simulations. For example, adding inert gases like Ar or N₂ can reduce the reliance on high-GWP fluorinated additives by lowering the mixture critical point through dilution while improving specific heat ratios, which yields environmental and cost advantages without sacrificing performance.</w:t>
      </w:r>
      <w:r>
        <w:t xml:space="preserve"> </w:t>
      </w:r>
      <w:r w:rsidRPr="00825F55">
        <w:t>Likewise, a heavier but relatively inert gas such as Xe or a diatomic like CO can be introduced to finetune the working fluid’s molecular complexity and heat capacity. These three-component blends leverage the complementary benefits of each constituent – the heavy molecules provide increased density and recuperation capability; the lighter ideal gases improve fluid stability and reduce greenhouse impact – resulting in superior cold-weather thermodynamic behavior. In fact, certain ternary mixtures in our exploratory simulations not only match but exceed the efficiency gains of the best binary cases, all while using more benign components. This points to a strong pathway for sustainable, high efficiency s</w:t>
      </w:r>
      <w:r>
        <w:t>-</w:t>
      </w:r>
      <w:r w:rsidRPr="00825F55">
        <w:t>CO₂ power systems in ultra-cold climates. Future research should focus on optimizing these ternary formulations, experimentally validating their thermophysical performance, and assessing long-term operability (materials compatibility, leakage, etc.) to pave the way for next-generation cold-climate Brayton cycle power plants.</w:t>
      </w:r>
    </w:p>
    <w:p w14:paraId="5A773328" w14:textId="77777777" w:rsidR="00BF0BFF" w:rsidRDefault="00BF0BFF" w:rsidP="006B367E">
      <w:pPr>
        <w:pStyle w:val="MDPI62backmatter"/>
        <w:spacing w:before="240"/>
        <w:rPr>
          <w:b/>
        </w:rPr>
      </w:pPr>
    </w:p>
    <w:p w14:paraId="16EF15BD" w14:textId="594AC0CC" w:rsidR="008234E7" w:rsidRPr="00613B31" w:rsidRDefault="008234E7" w:rsidP="006B367E">
      <w:pPr>
        <w:pStyle w:val="MDPI62backmatter"/>
      </w:pPr>
      <w:r w:rsidRPr="00613B31">
        <w:rPr>
          <w:b/>
        </w:rPr>
        <w:t>Author Contributions:</w:t>
      </w:r>
      <w:r w:rsidRPr="00613B31">
        <w:t xml:space="preserve"> Conceptualization, </w:t>
      </w:r>
      <w:r w:rsidR="00F1106B">
        <w:t>P.T.-E</w:t>
      </w:r>
      <w:r w:rsidR="00F1106B" w:rsidRPr="00613B31">
        <w:t>.</w:t>
      </w:r>
      <w:r w:rsidR="00F1106B">
        <w:t xml:space="preserve"> and </w:t>
      </w:r>
      <w:r w:rsidR="001A2387">
        <w:t>L.C.-E.</w:t>
      </w:r>
      <w:r w:rsidRPr="00613B31">
        <w:t xml:space="preserve">; methodology, </w:t>
      </w:r>
      <w:r w:rsidR="001A2387">
        <w:t>L.C.-E</w:t>
      </w:r>
      <w:r w:rsidRPr="00613B31">
        <w:t>.; software,</w:t>
      </w:r>
      <w:r w:rsidR="001A2387">
        <w:t xml:space="preserve"> L.C.-E</w:t>
      </w:r>
      <w:r w:rsidRPr="00613B31">
        <w:t xml:space="preserve">.; validation, </w:t>
      </w:r>
      <w:r w:rsidR="001A2387">
        <w:t>R.</w:t>
      </w:r>
      <w:r w:rsidR="001A2387" w:rsidRPr="001A2387">
        <w:t>V.-C.</w:t>
      </w:r>
      <w:r w:rsidRPr="00613B31">
        <w:t xml:space="preserve">, </w:t>
      </w:r>
      <w:r w:rsidR="001A2387">
        <w:t>J.M.-A.</w:t>
      </w:r>
      <w:r w:rsidRPr="00613B31">
        <w:t xml:space="preserve"> and </w:t>
      </w:r>
      <w:r w:rsidR="001A2387">
        <w:t>P.T.-E</w:t>
      </w:r>
      <w:r w:rsidRPr="00613B31">
        <w:t xml:space="preserve">; formal analysis, </w:t>
      </w:r>
      <w:r w:rsidR="001A2387">
        <w:t>L.C.-E</w:t>
      </w:r>
      <w:r w:rsidR="001A2387" w:rsidRPr="00613B31">
        <w:t>.</w:t>
      </w:r>
      <w:r w:rsidRPr="00613B31">
        <w:t xml:space="preserve">; investigation, </w:t>
      </w:r>
      <w:r w:rsidR="001A2387">
        <w:t>L.C.-E</w:t>
      </w:r>
      <w:r w:rsidR="001A2387" w:rsidRPr="00613B31">
        <w:t>.</w:t>
      </w:r>
      <w:r w:rsidRPr="00613B31">
        <w:t xml:space="preserve">.; resources, </w:t>
      </w:r>
      <w:r w:rsidR="001A2387">
        <w:t>L.C.-E</w:t>
      </w:r>
      <w:r w:rsidR="001A2387" w:rsidRPr="00613B31">
        <w:t>.</w:t>
      </w:r>
      <w:r w:rsidRPr="00613B31">
        <w:t xml:space="preserve">; data curation, </w:t>
      </w:r>
      <w:r w:rsidR="001A2387">
        <w:t>R.</w:t>
      </w:r>
      <w:r w:rsidR="001A2387" w:rsidRPr="001A2387">
        <w:t>V.-C</w:t>
      </w:r>
      <w:r w:rsidRPr="00613B31">
        <w:t xml:space="preserve">.; writing—original draft preparation, </w:t>
      </w:r>
      <w:r w:rsidR="001A2387">
        <w:t>L.C.-E.</w:t>
      </w:r>
      <w:r w:rsidR="001A2387" w:rsidRPr="00613B31">
        <w:t xml:space="preserve"> and </w:t>
      </w:r>
      <w:r w:rsidR="001A2387">
        <w:t>P.T.-E</w:t>
      </w:r>
      <w:r w:rsidR="001A2387" w:rsidRPr="00613B31">
        <w:t>.</w:t>
      </w:r>
      <w:r w:rsidRPr="00613B31">
        <w:t xml:space="preserve">; writing—review and editing, </w:t>
      </w:r>
      <w:r w:rsidR="001A2387">
        <w:t>R.</w:t>
      </w:r>
      <w:r w:rsidR="001A2387" w:rsidRPr="001A2387">
        <w:t>V.-C</w:t>
      </w:r>
      <w:r w:rsidR="001A2387">
        <w:t>. and J.M.-A.</w:t>
      </w:r>
      <w:r w:rsidRPr="00613B31">
        <w:t xml:space="preserve">; visualization, </w:t>
      </w:r>
      <w:r w:rsidR="001A2387">
        <w:t>L.C.-E.</w:t>
      </w:r>
      <w:r w:rsidRPr="00613B31">
        <w:t xml:space="preserve">; supervision, </w:t>
      </w:r>
      <w:r w:rsidR="001A2387">
        <w:t>J.M.-A</w:t>
      </w:r>
      <w:r w:rsidRPr="00613B31">
        <w:t>. All authors have read and agreed to the published version of the manuscript.</w:t>
      </w:r>
    </w:p>
    <w:p w14:paraId="6D21B66B" w14:textId="578D79F2" w:rsidR="008234E7" w:rsidRDefault="008234E7" w:rsidP="006B367E">
      <w:pPr>
        <w:pStyle w:val="MDPI62backmatter"/>
      </w:pPr>
      <w:r w:rsidRPr="00613B31">
        <w:rPr>
          <w:b/>
        </w:rPr>
        <w:t>Funding:</w:t>
      </w:r>
      <w:r w:rsidRPr="00613B31">
        <w:t xml:space="preserve"> This research received no external funding.</w:t>
      </w:r>
    </w:p>
    <w:p w14:paraId="41602101" w14:textId="3B062A98" w:rsidR="000E1493" w:rsidRDefault="000E1493" w:rsidP="006B367E">
      <w:pPr>
        <w:pStyle w:val="MDPI62backmatter"/>
      </w:pPr>
      <w:r w:rsidRPr="00B27433">
        <w:rPr>
          <w:b/>
        </w:rPr>
        <w:t xml:space="preserve">Institutional Review Board Statement: </w:t>
      </w:r>
      <w:r w:rsidR="00A072AB" w:rsidRPr="00A072AB">
        <w:t>Not applicable.</w:t>
      </w:r>
    </w:p>
    <w:p w14:paraId="1FDF0034" w14:textId="2CC5D92E" w:rsidR="00253109" w:rsidRPr="00253109" w:rsidRDefault="00253109" w:rsidP="006B367E">
      <w:pPr>
        <w:pStyle w:val="MDPI62backmatter"/>
      </w:pPr>
      <w:r w:rsidRPr="00253109">
        <w:rPr>
          <w:b/>
        </w:rPr>
        <w:t>Data Availability Statement:</w:t>
      </w:r>
      <w:r w:rsidRPr="00253109">
        <w:t xml:space="preserve"> </w:t>
      </w:r>
      <w:r w:rsidR="00A072AB" w:rsidRPr="00A072AB">
        <w:t>Data will be made available on request</w:t>
      </w:r>
      <w:r w:rsidRPr="00253109">
        <w:t>.</w:t>
      </w:r>
    </w:p>
    <w:p w14:paraId="49178064" w14:textId="0D3F7923" w:rsidR="008234E7" w:rsidRPr="00613B31" w:rsidRDefault="008234E7" w:rsidP="00BF0BFF">
      <w:pPr>
        <w:pStyle w:val="MDPI62backmatter"/>
      </w:pPr>
      <w:r w:rsidRPr="00613B31">
        <w:rPr>
          <w:b/>
        </w:rPr>
        <w:t>Acknowledgments:</w:t>
      </w:r>
      <w:r w:rsidR="00BF0BFF">
        <w:t xml:space="preserve"> The authors would like to express their gratitude to the Thermal Energy for Sustainability (TE4S) Research Group of the Universidad Politécnica de Madrid for their invaluable support. In addition, the authors wish to extend their profound thanks to the FOCAPRO and GICFOR groups of the Universidad Técnica del Norte for their indispensable contribution to this research.</w:t>
      </w:r>
    </w:p>
    <w:p w14:paraId="25A54A55" w14:textId="05798ECD" w:rsidR="008234E7" w:rsidRPr="00613B31" w:rsidRDefault="008234E7" w:rsidP="006B367E">
      <w:pPr>
        <w:pStyle w:val="MDPI62backmatter"/>
      </w:pPr>
      <w:r w:rsidRPr="00613B31">
        <w:rPr>
          <w:b/>
        </w:rPr>
        <w:t>Conflicts of Interest:</w:t>
      </w:r>
      <w:r w:rsidRPr="00613B31">
        <w:t xml:space="preserve"> The </w:t>
      </w:r>
      <w:r w:rsidR="00E8100D">
        <w:t xml:space="preserve">authors declare no conflicts of </w:t>
      </w:r>
      <w:r w:rsidRPr="00613B31">
        <w:t>interest.</w:t>
      </w:r>
    </w:p>
    <w:p w14:paraId="512155BA" w14:textId="5AC0F964" w:rsidR="006B367E" w:rsidRDefault="0083577D" w:rsidP="006B367E">
      <w:pPr>
        <w:pStyle w:val="MDPI21heading1"/>
        <w:rPr>
          <w:szCs w:val="24"/>
        </w:rPr>
      </w:pPr>
      <w:bookmarkStart w:id="227" w:name="_Hlk181004646"/>
      <w:r>
        <w:rPr>
          <w:szCs w:val="24"/>
        </w:rPr>
        <w:t>Nomenclature</w:t>
      </w:r>
    </w:p>
    <w:p w14:paraId="06E298EA" w14:textId="361A22A9" w:rsidR="006B367E" w:rsidRPr="00DF4CCB" w:rsidRDefault="00DF4CCB" w:rsidP="006B367E">
      <w:pPr>
        <w:pStyle w:val="MDPI32textnoindent"/>
        <w:spacing w:after="240"/>
        <w:rPr>
          <w:i/>
          <w:iCs/>
          <w:sz w:val="18"/>
          <w:szCs w:val="18"/>
        </w:rPr>
      </w:pPr>
      <w:r w:rsidRPr="00DF4CCB">
        <w:rPr>
          <w:i/>
          <w:iCs/>
          <w:sz w:val="18"/>
          <w:szCs w:val="18"/>
        </w:rPr>
        <w:t>Abbreviations</w:t>
      </w:r>
    </w:p>
    <w:tbl>
      <w:tblPr>
        <w:tblStyle w:val="Tablaconcuadrcula"/>
        <w:tblW w:w="7857" w:type="dxa"/>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
        <w:gridCol w:w="6921"/>
      </w:tblGrid>
      <w:tr w:rsidR="00E621B5" w:rsidRPr="00E621B5" w14:paraId="7A91306E" w14:textId="77777777" w:rsidTr="0031790C">
        <w:tc>
          <w:tcPr>
            <w:tcW w:w="936" w:type="dxa"/>
            <w:shd w:val="clear" w:color="auto" w:fill="auto"/>
            <w:vAlign w:val="center"/>
          </w:tcPr>
          <w:p w14:paraId="3ABE0D9C" w14:textId="3213ACB2" w:rsidR="00E621B5" w:rsidRPr="00E621B5" w:rsidRDefault="00E621B5" w:rsidP="00E621B5">
            <w:pPr>
              <w:pStyle w:val="MDPI42tablebody"/>
              <w:spacing w:line="240" w:lineRule="auto"/>
              <w:jc w:val="left"/>
              <w:rPr>
                <w:sz w:val="18"/>
                <w:szCs w:val="18"/>
              </w:rPr>
            </w:pPr>
            <w:r w:rsidRPr="00E621B5">
              <w:rPr>
                <w:sz w:val="18"/>
                <w:szCs w:val="18"/>
              </w:rPr>
              <w:t>CF</w:t>
            </w:r>
            <w:r w:rsidRPr="00AB3231">
              <w:rPr>
                <w:sz w:val="18"/>
                <w:szCs w:val="18"/>
                <w:vertAlign w:val="subscript"/>
              </w:rPr>
              <w:t>4</w:t>
            </w:r>
          </w:p>
        </w:tc>
        <w:tc>
          <w:tcPr>
            <w:tcW w:w="6921" w:type="dxa"/>
            <w:shd w:val="clear" w:color="auto" w:fill="auto"/>
            <w:vAlign w:val="center"/>
          </w:tcPr>
          <w:p w14:paraId="281CF935" w14:textId="33A22D54" w:rsidR="00E621B5" w:rsidRPr="00E621B5" w:rsidRDefault="00AB3231" w:rsidP="00E621B5">
            <w:pPr>
              <w:pStyle w:val="MDPI42tablebody"/>
              <w:spacing w:line="240" w:lineRule="auto"/>
              <w:jc w:val="left"/>
              <w:rPr>
                <w:sz w:val="18"/>
                <w:szCs w:val="18"/>
              </w:rPr>
            </w:pPr>
            <w:r w:rsidRPr="00AB3231">
              <w:rPr>
                <w:sz w:val="18"/>
                <w:szCs w:val="18"/>
              </w:rPr>
              <w:t>Tetrafluoromethane</w:t>
            </w:r>
          </w:p>
        </w:tc>
      </w:tr>
      <w:tr w:rsidR="00E621B5" w:rsidRPr="00E621B5" w14:paraId="755B2679" w14:textId="77777777" w:rsidTr="0031790C">
        <w:tc>
          <w:tcPr>
            <w:tcW w:w="936" w:type="dxa"/>
            <w:shd w:val="clear" w:color="auto" w:fill="auto"/>
            <w:vAlign w:val="center"/>
          </w:tcPr>
          <w:p w14:paraId="1CBF81DC" w14:textId="05B64ABA" w:rsidR="00E621B5" w:rsidRPr="00E621B5" w:rsidRDefault="00E621B5" w:rsidP="00E621B5">
            <w:pPr>
              <w:pStyle w:val="MDPI42tablebody"/>
              <w:spacing w:line="240" w:lineRule="auto"/>
              <w:jc w:val="left"/>
              <w:rPr>
                <w:sz w:val="18"/>
                <w:szCs w:val="18"/>
              </w:rPr>
            </w:pPr>
            <w:r w:rsidRPr="00E621B5">
              <w:rPr>
                <w:sz w:val="18"/>
                <w:szCs w:val="18"/>
              </w:rPr>
              <w:t>CH</w:t>
            </w:r>
            <w:r w:rsidRPr="00AB3231">
              <w:rPr>
                <w:sz w:val="18"/>
                <w:szCs w:val="18"/>
                <w:vertAlign w:val="subscript"/>
              </w:rPr>
              <w:t>4</w:t>
            </w:r>
          </w:p>
        </w:tc>
        <w:tc>
          <w:tcPr>
            <w:tcW w:w="6921" w:type="dxa"/>
            <w:shd w:val="clear" w:color="auto" w:fill="auto"/>
            <w:vAlign w:val="center"/>
          </w:tcPr>
          <w:p w14:paraId="79E58639" w14:textId="3D5D6935" w:rsidR="00E621B5" w:rsidRPr="00E621B5" w:rsidRDefault="00E621B5" w:rsidP="00E621B5">
            <w:pPr>
              <w:pStyle w:val="MDPI42tablebody"/>
              <w:spacing w:line="240" w:lineRule="auto"/>
              <w:jc w:val="left"/>
              <w:rPr>
                <w:sz w:val="18"/>
                <w:szCs w:val="18"/>
              </w:rPr>
            </w:pPr>
            <w:r w:rsidRPr="00E621B5">
              <w:rPr>
                <w:sz w:val="18"/>
                <w:szCs w:val="18"/>
              </w:rPr>
              <w:t>Methane</w:t>
            </w:r>
          </w:p>
        </w:tc>
      </w:tr>
      <w:tr w:rsidR="00E621B5" w:rsidRPr="00E621B5" w14:paraId="6FD10398" w14:textId="77777777" w:rsidTr="00153866">
        <w:tc>
          <w:tcPr>
            <w:tcW w:w="936" w:type="dxa"/>
            <w:shd w:val="clear" w:color="auto" w:fill="auto"/>
          </w:tcPr>
          <w:p w14:paraId="3E110267" w14:textId="4B9B998B" w:rsidR="00E621B5" w:rsidRPr="00E621B5" w:rsidRDefault="00E621B5" w:rsidP="00E621B5">
            <w:pPr>
              <w:pStyle w:val="MDPI42tablebody"/>
              <w:spacing w:line="240" w:lineRule="auto"/>
              <w:jc w:val="left"/>
              <w:rPr>
                <w:sz w:val="18"/>
                <w:szCs w:val="18"/>
              </w:rPr>
            </w:pPr>
            <w:r w:rsidRPr="00E621B5">
              <w:rPr>
                <w:sz w:val="18"/>
                <w:szCs w:val="18"/>
              </w:rPr>
              <w:t>CIP</w:t>
            </w:r>
          </w:p>
        </w:tc>
        <w:tc>
          <w:tcPr>
            <w:tcW w:w="6921" w:type="dxa"/>
            <w:shd w:val="clear" w:color="auto" w:fill="auto"/>
          </w:tcPr>
          <w:p w14:paraId="2D960881" w14:textId="5B4CC046" w:rsidR="00E621B5" w:rsidRPr="00E621B5" w:rsidRDefault="00E621B5" w:rsidP="00E621B5">
            <w:pPr>
              <w:pStyle w:val="MDPI42tablebody"/>
              <w:spacing w:line="240" w:lineRule="auto"/>
              <w:jc w:val="left"/>
              <w:rPr>
                <w:sz w:val="18"/>
                <w:szCs w:val="18"/>
              </w:rPr>
            </w:pPr>
            <w:r w:rsidRPr="00E621B5">
              <w:rPr>
                <w:sz w:val="18"/>
                <w:szCs w:val="18"/>
              </w:rPr>
              <w:t>Compressor inlet pressure</w:t>
            </w:r>
          </w:p>
        </w:tc>
      </w:tr>
      <w:tr w:rsidR="00E621B5" w:rsidRPr="00E621B5" w14:paraId="3C5A4948" w14:textId="77777777" w:rsidTr="000D20E3">
        <w:tc>
          <w:tcPr>
            <w:tcW w:w="936" w:type="dxa"/>
            <w:shd w:val="clear" w:color="auto" w:fill="auto"/>
            <w:vAlign w:val="center"/>
          </w:tcPr>
          <w:p w14:paraId="4083CA0A" w14:textId="2090536F" w:rsidR="00E621B5" w:rsidRPr="00E621B5" w:rsidRDefault="00E621B5" w:rsidP="00E621B5">
            <w:pPr>
              <w:pStyle w:val="MDPI42tablebody"/>
              <w:spacing w:line="240" w:lineRule="auto"/>
              <w:jc w:val="left"/>
              <w:rPr>
                <w:sz w:val="18"/>
                <w:szCs w:val="18"/>
              </w:rPr>
            </w:pPr>
            <w:r w:rsidRPr="00E621B5">
              <w:rPr>
                <w:sz w:val="18"/>
                <w:szCs w:val="18"/>
              </w:rPr>
              <w:t>CIT</w:t>
            </w:r>
          </w:p>
        </w:tc>
        <w:tc>
          <w:tcPr>
            <w:tcW w:w="6921" w:type="dxa"/>
            <w:shd w:val="clear" w:color="auto" w:fill="auto"/>
            <w:vAlign w:val="center"/>
          </w:tcPr>
          <w:p w14:paraId="1AEACA29" w14:textId="5BDD8E1B" w:rsidR="00E621B5" w:rsidRPr="00E621B5" w:rsidRDefault="00E621B5" w:rsidP="00E621B5">
            <w:pPr>
              <w:pStyle w:val="MDPI42tablebody"/>
              <w:spacing w:line="240" w:lineRule="auto"/>
              <w:jc w:val="left"/>
              <w:rPr>
                <w:sz w:val="18"/>
                <w:szCs w:val="18"/>
              </w:rPr>
            </w:pPr>
            <w:r w:rsidRPr="00E621B5">
              <w:rPr>
                <w:sz w:val="18"/>
                <w:szCs w:val="18"/>
              </w:rPr>
              <w:t>Compressor inlet temperature</w:t>
            </w:r>
          </w:p>
        </w:tc>
      </w:tr>
      <w:tr w:rsidR="00E621B5" w:rsidRPr="00E621B5" w14:paraId="2229EFCF" w14:textId="77777777" w:rsidTr="00BC3778">
        <w:tc>
          <w:tcPr>
            <w:tcW w:w="936" w:type="dxa"/>
            <w:shd w:val="clear" w:color="auto" w:fill="auto"/>
            <w:vAlign w:val="center"/>
          </w:tcPr>
          <w:p w14:paraId="6EBA2672" w14:textId="2351521B" w:rsidR="00E621B5" w:rsidRPr="00E621B5" w:rsidRDefault="00E621B5" w:rsidP="00E621B5">
            <w:pPr>
              <w:pStyle w:val="MDPI42tablebody"/>
              <w:spacing w:line="240" w:lineRule="auto"/>
              <w:jc w:val="left"/>
              <w:rPr>
                <w:sz w:val="18"/>
                <w:szCs w:val="18"/>
              </w:rPr>
            </w:pPr>
            <w:r w:rsidRPr="00E621B5">
              <w:rPr>
                <w:sz w:val="18"/>
                <w:szCs w:val="18"/>
              </w:rPr>
              <w:t>CO</w:t>
            </w:r>
            <w:r w:rsidRPr="00AB3231">
              <w:rPr>
                <w:sz w:val="18"/>
                <w:szCs w:val="18"/>
                <w:vertAlign w:val="subscript"/>
              </w:rPr>
              <w:t>2</w:t>
            </w:r>
          </w:p>
        </w:tc>
        <w:tc>
          <w:tcPr>
            <w:tcW w:w="6921" w:type="dxa"/>
            <w:shd w:val="clear" w:color="auto" w:fill="auto"/>
            <w:vAlign w:val="center"/>
          </w:tcPr>
          <w:p w14:paraId="7661D4B4" w14:textId="01C79F18" w:rsidR="00E621B5" w:rsidRPr="00E621B5" w:rsidRDefault="00E621B5" w:rsidP="00E621B5">
            <w:pPr>
              <w:pStyle w:val="MDPI42tablebody"/>
              <w:spacing w:line="240" w:lineRule="auto"/>
              <w:jc w:val="left"/>
              <w:rPr>
                <w:sz w:val="18"/>
                <w:szCs w:val="18"/>
              </w:rPr>
            </w:pPr>
            <w:r w:rsidRPr="00E621B5">
              <w:rPr>
                <w:sz w:val="18"/>
                <w:szCs w:val="18"/>
              </w:rPr>
              <w:t>Carbon dioxide</w:t>
            </w:r>
          </w:p>
        </w:tc>
      </w:tr>
      <w:tr w:rsidR="00E621B5" w:rsidRPr="00E621B5" w14:paraId="4A2CBEC9" w14:textId="77777777" w:rsidTr="000073C4">
        <w:tc>
          <w:tcPr>
            <w:tcW w:w="936" w:type="dxa"/>
            <w:shd w:val="clear" w:color="auto" w:fill="auto"/>
          </w:tcPr>
          <w:p w14:paraId="672250F2" w14:textId="4C7F743A" w:rsidR="00E621B5" w:rsidRPr="00E621B5" w:rsidRDefault="00E621B5" w:rsidP="00E621B5">
            <w:pPr>
              <w:pStyle w:val="MDPI42tablebody"/>
              <w:spacing w:line="240" w:lineRule="auto"/>
              <w:jc w:val="left"/>
              <w:rPr>
                <w:sz w:val="18"/>
                <w:szCs w:val="18"/>
              </w:rPr>
            </w:pPr>
            <w:r w:rsidRPr="00E621B5">
              <w:rPr>
                <w:sz w:val="18"/>
                <w:szCs w:val="18"/>
              </w:rPr>
              <w:t>CSP</w:t>
            </w:r>
          </w:p>
        </w:tc>
        <w:tc>
          <w:tcPr>
            <w:tcW w:w="6921" w:type="dxa"/>
            <w:shd w:val="clear" w:color="auto" w:fill="auto"/>
          </w:tcPr>
          <w:p w14:paraId="2A884E33" w14:textId="509AA35F" w:rsidR="00E621B5" w:rsidRPr="00E621B5" w:rsidRDefault="00E621B5" w:rsidP="00E621B5">
            <w:pPr>
              <w:pStyle w:val="MDPI42tablebody"/>
              <w:spacing w:line="240" w:lineRule="auto"/>
              <w:jc w:val="left"/>
              <w:rPr>
                <w:sz w:val="18"/>
                <w:szCs w:val="18"/>
              </w:rPr>
            </w:pPr>
            <w:r w:rsidRPr="00E621B5">
              <w:rPr>
                <w:sz w:val="18"/>
                <w:szCs w:val="18"/>
              </w:rPr>
              <w:t>Concentrated solar power</w:t>
            </w:r>
          </w:p>
        </w:tc>
      </w:tr>
      <w:tr w:rsidR="00E621B5" w:rsidRPr="00E621B5" w14:paraId="02D2B428" w14:textId="77777777" w:rsidTr="000D20E3">
        <w:tc>
          <w:tcPr>
            <w:tcW w:w="936" w:type="dxa"/>
            <w:shd w:val="clear" w:color="auto" w:fill="auto"/>
            <w:vAlign w:val="center"/>
          </w:tcPr>
          <w:p w14:paraId="3DE199C3" w14:textId="29E48CB6" w:rsidR="00E621B5" w:rsidRPr="00E621B5" w:rsidRDefault="00AB3231" w:rsidP="00E621B5">
            <w:pPr>
              <w:pStyle w:val="MDPI42tablebody"/>
              <w:spacing w:line="240" w:lineRule="auto"/>
              <w:jc w:val="left"/>
              <w:rPr>
                <w:sz w:val="18"/>
                <w:szCs w:val="18"/>
              </w:rPr>
            </w:pPr>
            <w:r>
              <w:rPr>
                <w:sz w:val="18"/>
                <w:szCs w:val="18"/>
              </w:rPr>
              <w:t>LT</w:t>
            </w:r>
          </w:p>
        </w:tc>
        <w:tc>
          <w:tcPr>
            <w:tcW w:w="6921" w:type="dxa"/>
            <w:shd w:val="clear" w:color="auto" w:fill="auto"/>
            <w:vAlign w:val="center"/>
          </w:tcPr>
          <w:p w14:paraId="12D4A536" w14:textId="0FDC9B3D" w:rsidR="00E621B5" w:rsidRPr="00E621B5" w:rsidRDefault="00AB3231" w:rsidP="00E621B5">
            <w:pPr>
              <w:pStyle w:val="MDPI42tablebody"/>
              <w:spacing w:line="240" w:lineRule="auto"/>
              <w:jc w:val="left"/>
              <w:rPr>
                <w:sz w:val="18"/>
                <w:szCs w:val="18"/>
              </w:rPr>
            </w:pPr>
            <w:r>
              <w:rPr>
                <w:sz w:val="18"/>
                <w:szCs w:val="18"/>
              </w:rPr>
              <w:t>Low temperature</w:t>
            </w:r>
          </w:p>
        </w:tc>
      </w:tr>
      <w:tr w:rsidR="00E621B5" w:rsidRPr="00E621B5" w14:paraId="21C661FC" w14:textId="77777777" w:rsidTr="000D20E3">
        <w:tc>
          <w:tcPr>
            <w:tcW w:w="936" w:type="dxa"/>
            <w:shd w:val="clear" w:color="auto" w:fill="auto"/>
            <w:vAlign w:val="center"/>
          </w:tcPr>
          <w:p w14:paraId="718DC08F" w14:textId="52A9D61D" w:rsidR="00E621B5" w:rsidRPr="00E621B5" w:rsidRDefault="00E621B5" w:rsidP="00E621B5">
            <w:pPr>
              <w:pStyle w:val="MDPI42tablebody"/>
              <w:spacing w:line="240" w:lineRule="auto"/>
              <w:jc w:val="left"/>
              <w:rPr>
                <w:sz w:val="18"/>
                <w:szCs w:val="18"/>
              </w:rPr>
            </w:pPr>
            <m:oMathPara>
              <m:oMathParaPr>
                <m:jc m:val="left"/>
              </m:oMathParaPr>
              <m:oMath>
                <m:r>
                  <w:rPr>
                    <w:rFonts w:ascii="Cambria Math" w:hAnsi="Cambria Math"/>
                    <w:sz w:val="18"/>
                    <w:szCs w:val="18"/>
                  </w:rPr>
                  <m:t>h</m:t>
                </m:r>
              </m:oMath>
            </m:oMathPara>
          </w:p>
        </w:tc>
        <w:tc>
          <w:tcPr>
            <w:tcW w:w="6921" w:type="dxa"/>
            <w:shd w:val="clear" w:color="auto" w:fill="auto"/>
            <w:vAlign w:val="center"/>
          </w:tcPr>
          <w:p w14:paraId="66212CF3" w14:textId="58880102" w:rsidR="00E621B5" w:rsidRPr="00E621B5" w:rsidRDefault="00E621B5" w:rsidP="00E621B5">
            <w:pPr>
              <w:pStyle w:val="MDPI42tablebody"/>
              <w:spacing w:line="240" w:lineRule="auto"/>
              <w:jc w:val="left"/>
              <w:rPr>
                <w:sz w:val="18"/>
                <w:szCs w:val="18"/>
              </w:rPr>
            </w:pPr>
            <w:r w:rsidRPr="00E621B5">
              <w:rPr>
                <w:sz w:val="18"/>
                <w:szCs w:val="18"/>
              </w:rPr>
              <w:t>Specific enthalpy [kJ/kg]</w:t>
            </w:r>
          </w:p>
        </w:tc>
      </w:tr>
      <w:tr w:rsidR="00AB3231" w:rsidRPr="00E621B5" w14:paraId="5E63B42D" w14:textId="77777777" w:rsidTr="000D20E3">
        <w:tc>
          <w:tcPr>
            <w:tcW w:w="936" w:type="dxa"/>
            <w:shd w:val="clear" w:color="auto" w:fill="auto"/>
            <w:vAlign w:val="center"/>
          </w:tcPr>
          <w:p w14:paraId="1C43CEE3" w14:textId="4B290F6F" w:rsidR="00AB3231" w:rsidRPr="00E621B5" w:rsidRDefault="00AB3231" w:rsidP="00AB3231">
            <w:pPr>
              <w:pStyle w:val="MDPI42tablebody"/>
              <w:spacing w:line="240" w:lineRule="auto"/>
              <w:jc w:val="left"/>
              <w:rPr>
                <w:rFonts w:eastAsia="SimSun"/>
                <w:iCs/>
                <w:sz w:val="18"/>
                <w:szCs w:val="18"/>
              </w:rPr>
            </w:pPr>
            <w:r>
              <w:rPr>
                <w:sz w:val="18"/>
                <w:szCs w:val="18"/>
              </w:rPr>
              <w:t>HT</w:t>
            </w:r>
          </w:p>
        </w:tc>
        <w:tc>
          <w:tcPr>
            <w:tcW w:w="6921" w:type="dxa"/>
            <w:shd w:val="clear" w:color="auto" w:fill="auto"/>
            <w:vAlign w:val="center"/>
          </w:tcPr>
          <w:p w14:paraId="7064998D" w14:textId="0141F2EA" w:rsidR="00AB3231" w:rsidRPr="00E621B5" w:rsidRDefault="00AB3231" w:rsidP="00AB3231">
            <w:pPr>
              <w:pStyle w:val="MDPI42tablebody"/>
              <w:spacing w:line="240" w:lineRule="auto"/>
              <w:jc w:val="left"/>
              <w:rPr>
                <w:sz w:val="18"/>
                <w:szCs w:val="18"/>
              </w:rPr>
            </w:pPr>
            <w:r>
              <w:rPr>
                <w:sz w:val="18"/>
                <w:szCs w:val="18"/>
              </w:rPr>
              <w:t xml:space="preserve">High temperature </w:t>
            </w:r>
          </w:p>
        </w:tc>
      </w:tr>
      <w:tr w:rsidR="00AB3231" w:rsidRPr="00E621B5" w14:paraId="1FF06D01" w14:textId="77777777" w:rsidTr="000D20E3">
        <w:tc>
          <w:tcPr>
            <w:tcW w:w="936" w:type="dxa"/>
            <w:shd w:val="clear" w:color="auto" w:fill="auto"/>
            <w:vAlign w:val="center"/>
          </w:tcPr>
          <w:p w14:paraId="3FED7A91" w14:textId="6592741C" w:rsidR="00AB3231" w:rsidRPr="00E621B5" w:rsidRDefault="00AB3231" w:rsidP="00AB3231">
            <w:pPr>
              <w:pStyle w:val="MDPI42tablebody"/>
              <w:spacing w:line="240" w:lineRule="auto"/>
              <w:jc w:val="left"/>
              <w:rPr>
                <w:sz w:val="18"/>
                <w:szCs w:val="18"/>
              </w:rPr>
            </w:pPr>
            <w:r w:rsidRPr="00E621B5">
              <w:rPr>
                <w:sz w:val="18"/>
                <w:szCs w:val="18"/>
              </w:rPr>
              <w:t>HTR</w:t>
            </w:r>
          </w:p>
        </w:tc>
        <w:tc>
          <w:tcPr>
            <w:tcW w:w="6921" w:type="dxa"/>
            <w:shd w:val="clear" w:color="auto" w:fill="auto"/>
            <w:vAlign w:val="center"/>
          </w:tcPr>
          <w:p w14:paraId="1483D0DD" w14:textId="3E7D5194" w:rsidR="00AB3231" w:rsidRPr="00E621B5" w:rsidRDefault="00AB3231" w:rsidP="00AB3231">
            <w:pPr>
              <w:pStyle w:val="MDPI42tablebody"/>
              <w:spacing w:line="240" w:lineRule="auto"/>
              <w:jc w:val="left"/>
              <w:rPr>
                <w:sz w:val="18"/>
                <w:szCs w:val="18"/>
              </w:rPr>
            </w:pPr>
            <w:r w:rsidRPr="00E621B5">
              <w:rPr>
                <w:sz w:val="18"/>
                <w:szCs w:val="18"/>
              </w:rPr>
              <w:t>High temperature recuperator</w:t>
            </w:r>
          </w:p>
        </w:tc>
      </w:tr>
      <w:tr w:rsidR="00AB3231" w:rsidRPr="00E621B5" w14:paraId="3E82B1DE" w14:textId="77777777" w:rsidTr="000D20E3">
        <w:tc>
          <w:tcPr>
            <w:tcW w:w="936" w:type="dxa"/>
            <w:shd w:val="clear" w:color="auto" w:fill="auto"/>
            <w:vAlign w:val="center"/>
          </w:tcPr>
          <w:p w14:paraId="5826DE7F" w14:textId="36EE6DBC" w:rsidR="00AB3231" w:rsidRPr="00E621B5" w:rsidRDefault="00AB3231" w:rsidP="00AB3231">
            <w:pPr>
              <w:pStyle w:val="MDPI42tablebody"/>
              <w:spacing w:line="240" w:lineRule="auto"/>
              <w:jc w:val="left"/>
              <w:rPr>
                <w:sz w:val="18"/>
                <w:szCs w:val="18"/>
              </w:rPr>
            </w:pPr>
            <w:r w:rsidRPr="00E621B5">
              <w:rPr>
                <w:sz w:val="18"/>
                <w:szCs w:val="18"/>
              </w:rPr>
              <w:lastRenderedPageBreak/>
              <w:t>Kr</w:t>
            </w:r>
          </w:p>
        </w:tc>
        <w:tc>
          <w:tcPr>
            <w:tcW w:w="6921" w:type="dxa"/>
            <w:shd w:val="clear" w:color="auto" w:fill="auto"/>
            <w:vAlign w:val="center"/>
          </w:tcPr>
          <w:p w14:paraId="66329B75" w14:textId="73F4A833" w:rsidR="00AB3231" w:rsidRPr="00E621B5" w:rsidRDefault="00AB3231" w:rsidP="00AB3231">
            <w:pPr>
              <w:pStyle w:val="MDPI42tablebody"/>
              <w:spacing w:line="240" w:lineRule="auto"/>
              <w:jc w:val="left"/>
              <w:rPr>
                <w:sz w:val="18"/>
                <w:szCs w:val="18"/>
              </w:rPr>
            </w:pPr>
            <w:r w:rsidRPr="00E621B5">
              <w:rPr>
                <w:sz w:val="18"/>
                <w:szCs w:val="18"/>
              </w:rPr>
              <w:t>Krypton</w:t>
            </w:r>
          </w:p>
        </w:tc>
      </w:tr>
      <w:tr w:rsidR="00AB3231" w:rsidRPr="00E621B5" w14:paraId="67D2A72C" w14:textId="77777777" w:rsidTr="000D20E3">
        <w:tc>
          <w:tcPr>
            <w:tcW w:w="936" w:type="dxa"/>
            <w:shd w:val="clear" w:color="auto" w:fill="auto"/>
            <w:vAlign w:val="center"/>
          </w:tcPr>
          <w:p w14:paraId="058ECECD" w14:textId="69EA43CF" w:rsidR="00AB3231" w:rsidRPr="00E621B5" w:rsidRDefault="00AB3231" w:rsidP="00AB3231">
            <w:pPr>
              <w:pStyle w:val="MDPI42tablebody"/>
              <w:spacing w:line="240" w:lineRule="auto"/>
              <w:jc w:val="left"/>
              <w:rPr>
                <w:sz w:val="18"/>
                <w:szCs w:val="18"/>
              </w:rPr>
            </w:pPr>
            <w:r>
              <w:rPr>
                <w:sz w:val="18"/>
                <w:szCs w:val="18"/>
              </w:rPr>
              <w:t>NF</w:t>
            </w:r>
            <w:r w:rsidRPr="00AB3231">
              <w:rPr>
                <w:sz w:val="18"/>
                <w:szCs w:val="18"/>
                <w:vertAlign w:val="subscript"/>
              </w:rPr>
              <w:t>3</w:t>
            </w:r>
          </w:p>
        </w:tc>
        <w:tc>
          <w:tcPr>
            <w:tcW w:w="6921" w:type="dxa"/>
            <w:shd w:val="clear" w:color="auto" w:fill="auto"/>
            <w:vAlign w:val="center"/>
          </w:tcPr>
          <w:p w14:paraId="52A039B5" w14:textId="0BB12CB7" w:rsidR="00AB3231" w:rsidRPr="00E621B5" w:rsidRDefault="0082430E" w:rsidP="00AB3231">
            <w:pPr>
              <w:pStyle w:val="MDPI42tablebody"/>
              <w:spacing w:line="240" w:lineRule="auto"/>
              <w:jc w:val="left"/>
              <w:rPr>
                <w:sz w:val="18"/>
                <w:szCs w:val="18"/>
              </w:rPr>
            </w:pPr>
            <w:r w:rsidRPr="0082430E">
              <w:rPr>
                <w:sz w:val="18"/>
                <w:szCs w:val="18"/>
              </w:rPr>
              <w:t>Nitrogen Trifluoride</w:t>
            </w:r>
          </w:p>
        </w:tc>
      </w:tr>
      <w:tr w:rsidR="00AB3231" w:rsidRPr="00E621B5" w14:paraId="7569DC7F" w14:textId="77777777" w:rsidTr="000D20E3">
        <w:tc>
          <w:tcPr>
            <w:tcW w:w="936" w:type="dxa"/>
            <w:shd w:val="clear" w:color="auto" w:fill="auto"/>
            <w:vAlign w:val="center"/>
          </w:tcPr>
          <w:p w14:paraId="1A10031B" w14:textId="31B3384E" w:rsidR="00AB3231" w:rsidRDefault="00AB3231" w:rsidP="00AB3231">
            <w:pPr>
              <w:pStyle w:val="MDPI42tablebody"/>
              <w:spacing w:line="240" w:lineRule="auto"/>
              <w:jc w:val="left"/>
              <w:rPr>
                <w:sz w:val="18"/>
                <w:szCs w:val="18"/>
              </w:rPr>
            </w:pPr>
            <w:r w:rsidRPr="00E621B5">
              <w:rPr>
                <w:sz w:val="18"/>
                <w:szCs w:val="18"/>
              </w:rPr>
              <w:t>MC</w:t>
            </w:r>
          </w:p>
        </w:tc>
        <w:tc>
          <w:tcPr>
            <w:tcW w:w="6921" w:type="dxa"/>
            <w:shd w:val="clear" w:color="auto" w:fill="auto"/>
            <w:vAlign w:val="center"/>
          </w:tcPr>
          <w:p w14:paraId="7353EAF6" w14:textId="4383E70C" w:rsidR="00AB3231" w:rsidRPr="00E621B5" w:rsidRDefault="00AB3231" w:rsidP="00AB3231">
            <w:pPr>
              <w:pStyle w:val="MDPI42tablebody"/>
              <w:spacing w:line="240" w:lineRule="auto"/>
              <w:jc w:val="left"/>
              <w:rPr>
                <w:sz w:val="18"/>
                <w:szCs w:val="18"/>
              </w:rPr>
            </w:pPr>
            <w:r w:rsidRPr="00E621B5">
              <w:rPr>
                <w:sz w:val="18"/>
                <w:szCs w:val="18"/>
              </w:rPr>
              <w:t>Main Compressor</w:t>
            </w:r>
          </w:p>
        </w:tc>
      </w:tr>
      <w:tr w:rsidR="00AB3231" w:rsidRPr="00E621B5" w14:paraId="1226E5D4" w14:textId="77777777" w:rsidTr="000D20E3">
        <w:tc>
          <w:tcPr>
            <w:tcW w:w="936" w:type="dxa"/>
            <w:shd w:val="clear" w:color="auto" w:fill="auto"/>
            <w:vAlign w:val="center"/>
          </w:tcPr>
          <w:p w14:paraId="4F529AF8" w14:textId="5D89C057" w:rsidR="00AB3231" w:rsidRPr="00E621B5" w:rsidRDefault="00000000" w:rsidP="00454B9B">
            <w:pPr>
              <w:pStyle w:val="MDPI42tablebody"/>
              <w:spacing w:line="276" w:lineRule="auto"/>
              <w:jc w:val="left"/>
              <w:rPr>
                <w:sz w:val="18"/>
                <w:szCs w:val="18"/>
              </w:rPr>
            </w:pPr>
            <m:oMathPara>
              <m:oMathParaPr>
                <m:jc m:val="left"/>
              </m:oMathParaPr>
              <m:oMath>
                <m:sSub>
                  <m:sSubPr>
                    <m:ctrlPr>
                      <w:rPr>
                        <w:rFonts w:ascii="Cambria Math" w:hAnsi="Cambria Math"/>
                        <w:sz w:val="18"/>
                        <w:szCs w:val="18"/>
                      </w:rPr>
                    </m:ctrlPr>
                  </m:sSubPr>
                  <m:e>
                    <m:acc>
                      <m:accPr>
                        <m:chr m:val="̇"/>
                        <m:ctrlPr>
                          <w:rPr>
                            <w:rFonts w:ascii="Cambria Math" w:hAnsi="Cambria Math"/>
                            <w:sz w:val="18"/>
                            <w:szCs w:val="18"/>
                          </w:rPr>
                        </m:ctrlPr>
                      </m:accPr>
                      <m:e>
                        <m:r>
                          <w:rPr>
                            <w:rFonts w:ascii="Cambria Math" w:hAnsi="Cambria Math"/>
                            <w:sz w:val="18"/>
                            <w:szCs w:val="18"/>
                          </w:rPr>
                          <m:t>m</m:t>
                        </m:r>
                      </m:e>
                    </m:acc>
                  </m:e>
                  <m:sub>
                    <m:r>
                      <w:rPr>
                        <w:rFonts w:ascii="Cambria Math" w:hAnsi="Cambria Math"/>
                        <w:sz w:val="18"/>
                        <w:szCs w:val="18"/>
                      </w:rPr>
                      <m:t>comp</m:t>
                    </m:r>
                  </m:sub>
                </m:sSub>
              </m:oMath>
            </m:oMathPara>
          </w:p>
        </w:tc>
        <w:tc>
          <w:tcPr>
            <w:tcW w:w="6921" w:type="dxa"/>
            <w:shd w:val="clear" w:color="auto" w:fill="auto"/>
            <w:vAlign w:val="center"/>
          </w:tcPr>
          <w:p w14:paraId="2F0FF496" w14:textId="45097D88" w:rsidR="00AB3231" w:rsidRPr="00E621B5" w:rsidRDefault="00AB3231" w:rsidP="00AB3231">
            <w:pPr>
              <w:pStyle w:val="MDPI42tablebody"/>
              <w:spacing w:line="240" w:lineRule="auto"/>
              <w:jc w:val="left"/>
              <w:rPr>
                <w:sz w:val="18"/>
                <w:szCs w:val="18"/>
              </w:rPr>
            </w:pPr>
            <w:r w:rsidRPr="00E621B5">
              <w:rPr>
                <w:sz w:val="18"/>
                <w:szCs w:val="18"/>
              </w:rPr>
              <w:t xml:space="preserve">Mass flow of the </w:t>
            </w:r>
            <w:r>
              <w:rPr>
                <w:sz w:val="18"/>
                <w:szCs w:val="18"/>
              </w:rPr>
              <w:t>compressor</w:t>
            </w:r>
            <w:r w:rsidRPr="00E621B5">
              <w:rPr>
                <w:sz w:val="18"/>
                <w:szCs w:val="18"/>
              </w:rPr>
              <w:t xml:space="preserve"> [kg/s]</w:t>
            </w:r>
          </w:p>
        </w:tc>
      </w:tr>
      <w:tr w:rsidR="00AB3231" w:rsidRPr="00E621B5" w14:paraId="4A9584DD" w14:textId="77777777" w:rsidTr="000D20E3">
        <w:tc>
          <w:tcPr>
            <w:tcW w:w="936" w:type="dxa"/>
            <w:shd w:val="clear" w:color="auto" w:fill="auto"/>
            <w:vAlign w:val="center"/>
          </w:tcPr>
          <w:p w14:paraId="793CDB29" w14:textId="796017AC" w:rsidR="00AB3231" w:rsidRPr="00E621B5" w:rsidRDefault="00000000" w:rsidP="00454B9B">
            <w:pPr>
              <w:pStyle w:val="MDPI42tablebody"/>
              <w:spacing w:line="276" w:lineRule="auto"/>
              <w:jc w:val="left"/>
              <w:rPr>
                <w:sz w:val="18"/>
                <w:szCs w:val="18"/>
              </w:rPr>
            </w:pPr>
            <m:oMathPara>
              <m:oMathParaPr>
                <m:jc m:val="left"/>
              </m:oMathParaPr>
              <m:oMath>
                <m:sSub>
                  <m:sSubPr>
                    <m:ctrlPr>
                      <w:rPr>
                        <w:rFonts w:ascii="Cambria Math" w:hAnsi="Cambria Math"/>
                        <w:sz w:val="18"/>
                        <w:szCs w:val="18"/>
                      </w:rPr>
                    </m:ctrlPr>
                  </m:sSubPr>
                  <m:e>
                    <m:acc>
                      <m:accPr>
                        <m:chr m:val="̇"/>
                        <m:ctrlPr>
                          <w:rPr>
                            <w:rFonts w:ascii="Cambria Math" w:hAnsi="Cambria Math"/>
                            <w:sz w:val="18"/>
                            <w:szCs w:val="18"/>
                          </w:rPr>
                        </m:ctrlPr>
                      </m:accPr>
                      <m:e>
                        <m:r>
                          <w:rPr>
                            <w:rFonts w:ascii="Cambria Math" w:hAnsi="Cambria Math"/>
                            <w:sz w:val="18"/>
                            <w:szCs w:val="18"/>
                          </w:rPr>
                          <m:t>m</m:t>
                        </m:r>
                      </m:e>
                    </m:acc>
                  </m:e>
                  <m:sub>
                    <m:r>
                      <w:rPr>
                        <w:rFonts w:ascii="Cambria Math" w:hAnsi="Cambria Math"/>
                        <w:sz w:val="18"/>
                        <w:szCs w:val="18"/>
                      </w:rPr>
                      <m:t>turb</m:t>
                    </m:r>
                  </m:sub>
                </m:sSub>
              </m:oMath>
            </m:oMathPara>
          </w:p>
        </w:tc>
        <w:tc>
          <w:tcPr>
            <w:tcW w:w="6921" w:type="dxa"/>
            <w:shd w:val="clear" w:color="auto" w:fill="auto"/>
            <w:vAlign w:val="center"/>
          </w:tcPr>
          <w:p w14:paraId="2EB0AACF" w14:textId="3EF12C9E" w:rsidR="00AB3231" w:rsidRPr="00E621B5" w:rsidRDefault="00AB3231" w:rsidP="00AB3231">
            <w:pPr>
              <w:pStyle w:val="MDPI42tablebody"/>
              <w:spacing w:line="240" w:lineRule="auto"/>
              <w:jc w:val="left"/>
              <w:rPr>
                <w:sz w:val="18"/>
                <w:szCs w:val="18"/>
              </w:rPr>
            </w:pPr>
            <w:r w:rsidRPr="00E621B5">
              <w:rPr>
                <w:sz w:val="18"/>
                <w:szCs w:val="18"/>
              </w:rPr>
              <w:t xml:space="preserve">Mass flow of the </w:t>
            </w:r>
            <w:r>
              <w:rPr>
                <w:sz w:val="18"/>
                <w:szCs w:val="18"/>
              </w:rPr>
              <w:t>turbine</w:t>
            </w:r>
            <w:r w:rsidRPr="00E621B5">
              <w:rPr>
                <w:sz w:val="18"/>
                <w:szCs w:val="18"/>
              </w:rPr>
              <w:t xml:space="preserve"> [kg/s]</w:t>
            </w:r>
          </w:p>
        </w:tc>
      </w:tr>
      <w:tr w:rsidR="00AB3231" w:rsidRPr="00E621B5" w14:paraId="0C11648F" w14:textId="77777777" w:rsidTr="000D20E3">
        <w:tc>
          <w:tcPr>
            <w:tcW w:w="936" w:type="dxa"/>
            <w:shd w:val="clear" w:color="auto" w:fill="auto"/>
            <w:vAlign w:val="center"/>
          </w:tcPr>
          <w:p w14:paraId="6516FEEE" w14:textId="0DEB2BAA" w:rsidR="00AB3231" w:rsidRDefault="00AB3231" w:rsidP="00AB3231">
            <w:pPr>
              <w:pStyle w:val="MDPI42tablebody"/>
              <w:spacing w:line="240" w:lineRule="auto"/>
              <w:jc w:val="left"/>
              <w:rPr>
                <w:sz w:val="18"/>
                <w:szCs w:val="18"/>
              </w:rPr>
            </w:pPr>
            <w:r w:rsidRPr="00E621B5">
              <w:rPr>
                <w:sz w:val="18"/>
                <w:szCs w:val="18"/>
              </w:rPr>
              <w:t>NIST</w:t>
            </w:r>
          </w:p>
        </w:tc>
        <w:tc>
          <w:tcPr>
            <w:tcW w:w="6921" w:type="dxa"/>
            <w:shd w:val="clear" w:color="auto" w:fill="auto"/>
            <w:vAlign w:val="center"/>
          </w:tcPr>
          <w:p w14:paraId="3E3ED8D6" w14:textId="11F6BF6D" w:rsidR="00AB3231" w:rsidRPr="00E621B5" w:rsidRDefault="00AB3231" w:rsidP="00AB3231">
            <w:pPr>
              <w:pStyle w:val="MDPI42tablebody"/>
              <w:spacing w:line="240" w:lineRule="auto"/>
              <w:jc w:val="left"/>
              <w:rPr>
                <w:sz w:val="18"/>
                <w:szCs w:val="18"/>
              </w:rPr>
            </w:pPr>
            <w:r w:rsidRPr="00E621B5">
              <w:rPr>
                <w:sz w:val="18"/>
                <w:szCs w:val="18"/>
              </w:rPr>
              <w:t>National Institute of Standards and Technology</w:t>
            </w:r>
          </w:p>
        </w:tc>
      </w:tr>
      <w:tr w:rsidR="00AB3231" w:rsidRPr="00E621B5" w14:paraId="62FFA825" w14:textId="77777777" w:rsidTr="000D20E3">
        <w:tc>
          <w:tcPr>
            <w:tcW w:w="936" w:type="dxa"/>
            <w:shd w:val="clear" w:color="auto" w:fill="auto"/>
            <w:vAlign w:val="center"/>
          </w:tcPr>
          <w:p w14:paraId="124B7B1F" w14:textId="421A6195" w:rsidR="00AB3231" w:rsidRDefault="00AB3231" w:rsidP="00AB3231">
            <w:pPr>
              <w:pStyle w:val="MDPI42tablebody"/>
              <w:spacing w:line="240" w:lineRule="auto"/>
              <w:jc w:val="left"/>
              <w:rPr>
                <w:sz w:val="18"/>
                <w:szCs w:val="18"/>
              </w:rPr>
            </w:pPr>
            <w:r w:rsidRPr="00E621B5">
              <w:rPr>
                <w:sz w:val="18"/>
                <w:szCs w:val="18"/>
              </w:rPr>
              <w:t>RBC</w:t>
            </w:r>
          </w:p>
        </w:tc>
        <w:tc>
          <w:tcPr>
            <w:tcW w:w="6921" w:type="dxa"/>
            <w:shd w:val="clear" w:color="auto" w:fill="auto"/>
            <w:vAlign w:val="center"/>
          </w:tcPr>
          <w:p w14:paraId="74BF1E70" w14:textId="091E78AF" w:rsidR="00AB3231" w:rsidRPr="00E621B5" w:rsidRDefault="00AB3231" w:rsidP="00AB3231">
            <w:pPr>
              <w:pStyle w:val="MDPI42tablebody"/>
              <w:spacing w:line="240" w:lineRule="auto"/>
              <w:jc w:val="left"/>
              <w:rPr>
                <w:sz w:val="18"/>
                <w:szCs w:val="18"/>
              </w:rPr>
            </w:pPr>
            <w:r w:rsidRPr="00E621B5">
              <w:rPr>
                <w:sz w:val="18"/>
                <w:szCs w:val="18"/>
              </w:rPr>
              <w:t>Recompression Brayton cycle</w:t>
            </w:r>
          </w:p>
        </w:tc>
      </w:tr>
      <w:tr w:rsidR="00AB3231" w:rsidRPr="00E621B5" w14:paraId="12BFD06D" w14:textId="77777777" w:rsidTr="000D20E3">
        <w:tc>
          <w:tcPr>
            <w:tcW w:w="936" w:type="dxa"/>
            <w:shd w:val="clear" w:color="auto" w:fill="auto"/>
            <w:vAlign w:val="center"/>
          </w:tcPr>
          <w:p w14:paraId="6D4C678C" w14:textId="63ABA07D" w:rsidR="00AB3231" w:rsidRPr="00E621B5" w:rsidRDefault="00AB3231" w:rsidP="00AB3231">
            <w:pPr>
              <w:pStyle w:val="MDPI42tablebody"/>
              <w:spacing w:line="240" w:lineRule="auto"/>
              <w:jc w:val="left"/>
              <w:rPr>
                <w:sz w:val="18"/>
                <w:szCs w:val="18"/>
              </w:rPr>
            </w:pPr>
            <w:r w:rsidRPr="00E621B5">
              <w:rPr>
                <w:sz w:val="18"/>
                <w:szCs w:val="18"/>
              </w:rPr>
              <w:t>RC</w:t>
            </w:r>
          </w:p>
        </w:tc>
        <w:tc>
          <w:tcPr>
            <w:tcW w:w="6921" w:type="dxa"/>
            <w:shd w:val="clear" w:color="auto" w:fill="auto"/>
            <w:vAlign w:val="center"/>
          </w:tcPr>
          <w:p w14:paraId="272D5FC5" w14:textId="4A38D2C5" w:rsidR="00AB3231" w:rsidRPr="00E621B5" w:rsidRDefault="00AB3231" w:rsidP="00AB3231">
            <w:pPr>
              <w:pStyle w:val="MDPI42tablebody"/>
              <w:spacing w:line="240" w:lineRule="auto"/>
              <w:jc w:val="left"/>
              <w:rPr>
                <w:sz w:val="18"/>
                <w:szCs w:val="18"/>
              </w:rPr>
            </w:pPr>
            <w:r w:rsidRPr="00E621B5">
              <w:rPr>
                <w:sz w:val="18"/>
                <w:szCs w:val="18"/>
              </w:rPr>
              <w:t>Recompressor</w:t>
            </w:r>
          </w:p>
        </w:tc>
      </w:tr>
      <w:tr w:rsidR="00AB3231" w:rsidRPr="00E621B5" w14:paraId="1992F68B" w14:textId="77777777" w:rsidTr="000D20E3">
        <w:tc>
          <w:tcPr>
            <w:tcW w:w="936" w:type="dxa"/>
            <w:shd w:val="clear" w:color="auto" w:fill="auto"/>
            <w:vAlign w:val="center"/>
          </w:tcPr>
          <w:p w14:paraId="0E1635BF" w14:textId="3608F692" w:rsidR="00AB3231" w:rsidRPr="00E621B5" w:rsidRDefault="00AB3231" w:rsidP="00AB3231">
            <w:pPr>
              <w:pStyle w:val="MDPI42tablebody"/>
              <w:spacing w:line="240" w:lineRule="auto"/>
              <w:jc w:val="left"/>
              <w:rPr>
                <w:sz w:val="18"/>
                <w:szCs w:val="18"/>
              </w:rPr>
            </w:pPr>
            <w:r w:rsidRPr="00E621B5">
              <w:rPr>
                <w:sz w:val="18"/>
                <w:szCs w:val="18"/>
              </w:rPr>
              <w:t>LTR</w:t>
            </w:r>
          </w:p>
        </w:tc>
        <w:tc>
          <w:tcPr>
            <w:tcW w:w="6921" w:type="dxa"/>
            <w:shd w:val="clear" w:color="auto" w:fill="auto"/>
            <w:vAlign w:val="center"/>
          </w:tcPr>
          <w:p w14:paraId="05188AD6" w14:textId="10E8067D" w:rsidR="00AB3231" w:rsidRPr="00E621B5" w:rsidRDefault="00AB3231" w:rsidP="00AB3231">
            <w:pPr>
              <w:pStyle w:val="MDPI42tablebody"/>
              <w:spacing w:line="240" w:lineRule="auto"/>
              <w:jc w:val="left"/>
              <w:rPr>
                <w:sz w:val="18"/>
                <w:szCs w:val="18"/>
              </w:rPr>
            </w:pPr>
            <w:r w:rsidRPr="00E621B5">
              <w:rPr>
                <w:sz w:val="18"/>
                <w:szCs w:val="18"/>
              </w:rPr>
              <w:t>Low temperature recuperator</w:t>
            </w:r>
          </w:p>
        </w:tc>
      </w:tr>
      <w:tr w:rsidR="00AB3231" w:rsidRPr="00E621B5" w14:paraId="0F0CA42B" w14:textId="77777777" w:rsidTr="000D20E3">
        <w:tc>
          <w:tcPr>
            <w:tcW w:w="936" w:type="dxa"/>
            <w:shd w:val="clear" w:color="auto" w:fill="auto"/>
            <w:vAlign w:val="center"/>
          </w:tcPr>
          <w:p w14:paraId="6AC66145" w14:textId="7302BEB7" w:rsidR="00AB3231" w:rsidRPr="00E621B5" w:rsidRDefault="00AB3231" w:rsidP="00AB3231">
            <w:pPr>
              <w:pStyle w:val="MDPI42tablebody"/>
              <w:spacing w:line="240" w:lineRule="auto"/>
              <w:jc w:val="left"/>
              <w:rPr>
                <w:sz w:val="18"/>
                <w:szCs w:val="18"/>
              </w:rPr>
            </w:pPr>
            <w:r w:rsidRPr="00E621B5">
              <w:rPr>
                <w:sz w:val="18"/>
                <w:szCs w:val="18"/>
              </w:rPr>
              <w:t>PC</w:t>
            </w:r>
          </w:p>
        </w:tc>
        <w:tc>
          <w:tcPr>
            <w:tcW w:w="6921" w:type="dxa"/>
            <w:shd w:val="clear" w:color="auto" w:fill="auto"/>
            <w:vAlign w:val="center"/>
          </w:tcPr>
          <w:p w14:paraId="578E7433" w14:textId="4B5B5C0E" w:rsidR="00AB3231" w:rsidRPr="00E621B5" w:rsidRDefault="00AB3231" w:rsidP="00AB3231">
            <w:pPr>
              <w:pStyle w:val="MDPI42tablebody"/>
              <w:spacing w:line="240" w:lineRule="auto"/>
              <w:jc w:val="left"/>
              <w:rPr>
                <w:sz w:val="18"/>
                <w:szCs w:val="18"/>
              </w:rPr>
            </w:pPr>
            <w:r w:rsidRPr="00E621B5">
              <w:rPr>
                <w:sz w:val="18"/>
                <w:szCs w:val="18"/>
              </w:rPr>
              <w:t>Pre-Compressor</w:t>
            </w:r>
          </w:p>
        </w:tc>
      </w:tr>
      <w:tr w:rsidR="00AB3231" w:rsidRPr="00E621B5" w14:paraId="04FD0153" w14:textId="77777777" w:rsidTr="000D20E3">
        <w:tc>
          <w:tcPr>
            <w:tcW w:w="936" w:type="dxa"/>
            <w:shd w:val="clear" w:color="auto" w:fill="auto"/>
            <w:vAlign w:val="center"/>
          </w:tcPr>
          <w:p w14:paraId="7F1A044B" w14:textId="5F5DF719" w:rsidR="00AB3231" w:rsidRPr="00E621B5" w:rsidRDefault="00AB3231" w:rsidP="00AB3231">
            <w:pPr>
              <w:pStyle w:val="MDPI42tablebody"/>
              <w:spacing w:line="240" w:lineRule="auto"/>
              <w:jc w:val="left"/>
              <w:rPr>
                <w:sz w:val="18"/>
                <w:szCs w:val="18"/>
              </w:rPr>
            </w:pPr>
            <w:r w:rsidRPr="00E621B5">
              <w:rPr>
                <w:sz w:val="18"/>
                <w:szCs w:val="18"/>
              </w:rPr>
              <w:t>PHX</w:t>
            </w:r>
          </w:p>
        </w:tc>
        <w:tc>
          <w:tcPr>
            <w:tcW w:w="6921" w:type="dxa"/>
            <w:shd w:val="clear" w:color="auto" w:fill="auto"/>
            <w:vAlign w:val="center"/>
          </w:tcPr>
          <w:p w14:paraId="24239AF9" w14:textId="32DD5FE9" w:rsidR="00AB3231" w:rsidRPr="00E621B5" w:rsidRDefault="00AB3231" w:rsidP="00AB3231">
            <w:pPr>
              <w:pStyle w:val="MDPI42tablebody"/>
              <w:spacing w:line="240" w:lineRule="auto"/>
              <w:jc w:val="left"/>
              <w:rPr>
                <w:sz w:val="18"/>
                <w:szCs w:val="18"/>
              </w:rPr>
            </w:pPr>
            <w:r w:rsidRPr="00E621B5">
              <w:rPr>
                <w:sz w:val="18"/>
                <w:szCs w:val="18"/>
              </w:rPr>
              <w:t>Primary heat exchanger</w:t>
            </w:r>
          </w:p>
        </w:tc>
      </w:tr>
      <w:tr w:rsidR="00AB3231" w:rsidRPr="00E621B5" w14:paraId="014A4F4B" w14:textId="77777777" w:rsidTr="000D20E3">
        <w:tc>
          <w:tcPr>
            <w:tcW w:w="936" w:type="dxa"/>
            <w:shd w:val="clear" w:color="auto" w:fill="auto"/>
            <w:vAlign w:val="center"/>
          </w:tcPr>
          <w:p w14:paraId="3DD1969B" w14:textId="2CDB3F79" w:rsidR="00AB3231" w:rsidRPr="00AB3231" w:rsidRDefault="00000000" w:rsidP="00454B9B">
            <w:pPr>
              <w:pStyle w:val="MDPI42tablebody"/>
              <w:spacing w:line="276" w:lineRule="auto"/>
              <w:jc w:val="left"/>
              <w:rPr>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MC,out</m:t>
                    </m:r>
                  </m:sub>
                </m:sSub>
              </m:oMath>
            </m:oMathPara>
          </w:p>
        </w:tc>
        <w:tc>
          <w:tcPr>
            <w:tcW w:w="6921" w:type="dxa"/>
            <w:shd w:val="clear" w:color="auto" w:fill="auto"/>
            <w:vAlign w:val="center"/>
          </w:tcPr>
          <w:p w14:paraId="2C8B911A" w14:textId="4C6E386C" w:rsidR="00AB3231" w:rsidRPr="00E621B5" w:rsidRDefault="00AB3231" w:rsidP="00AB3231">
            <w:pPr>
              <w:pStyle w:val="MDPI42tablebody"/>
              <w:spacing w:line="240" w:lineRule="auto"/>
              <w:jc w:val="left"/>
              <w:rPr>
                <w:sz w:val="18"/>
                <w:szCs w:val="18"/>
              </w:rPr>
            </w:pPr>
            <w:r w:rsidRPr="00AB3231">
              <w:rPr>
                <w:sz w:val="18"/>
                <w:szCs w:val="18"/>
              </w:rPr>
              <w:t>Compressor outlet pressure</w:t>
            </w:r>
          </w:p>
        </w:tc>
      </w:tr>
      <w:tr w:rsidR="00AB3231" w:rsidRPr="00E621B5" w14:paraId="227C316A" w14:textId="77777777" w:rsidTr="000D20E3">
        <w:tc>
          <w:tcPr>
            <w:tcW w:w="936" w:type="dxa"/>
            <w:shd w:val="clear" w:color="auto" w:fill="auto"/>
            <w:vAlign w:val="center"/>
          </w:tcPr>
          <w:p w14:paraId="09465FBB" w14:textId="11806349" w:rsidR="00AB3231" w:rsidRPr="00E621B5" w:rsidRDefault="00AB3231" w:rsidP="00AB3231">
            <w:pPr>
              <w:pStyle w:val="MDPI42tablebody"/>
              <w:spacing w:line="240" w:lineRule="auto"/>
              <w:jc w:val="left"/>
              <w:rPr>
                <w:sz w:val="18"/>
                <w:szCs w:val="18"/>
              </w:rPr>
            </w:pPr>
            <w:r w:rsidRPr="00E621B5">
              <w:rPr>
                <w:sz w:val="18"/>
                <w:szCs w:val="18"/>
              </w:rPr>
              <w:t>PreC</w:t>
            </w:r>
          </w:p>
        </w:tc>
        <w:tc>
          <w:tcPr>
            <w:tcW w:w="6921" w:type="dxa"/>
            <w:shd w:val="clear" w:color="auto" w:fill="auto"/>
            <w:vAlign w:val="center"/>
          </w:tcPr>
          <w:p w14:paraId="6BD34147" w14:textId="056DAEB5" w:rsidR="00AB3231" w:rsidRPr="00E621B5" w:rsidRDefault="00AB3231" w:rsidP="00AB3231">
            <w:pPr>
              <w:pStyle w:val="MDPI42tablebody"/>
              <w:spacing w:line="240" w:lineRule="auto"/>
              <w:jc w:val="left"/>
              <w:rPr>
                <w:sz w:val="18"/>
                <w:szCs w:val="18"/>
              </w:rPr>
            </w:pPr>
            <w:r w:rsidRPr="00E621B5">
              <w:rPr>
                <w:sz w:val="18"/>
                <w:szCs w:val="18"/>
              </w:rPr>
              <w:t>Precooler</w:t>
            </w:r>
          </w:p>
        </w:tc>
      </w:tr>
      <w:tr w:rsidR="00AB3231" w:rsidRPr="00E621B5" w14:paraId="5B0B5358" w14:textId="77777777" w:rsidTr="000D20E3">
        <w:tc>
          <w:tcPr>
            <w:tcW w:w="936" w:type="dxa"/>
            <w:shd w:val="clear" w:color="auto" w:fill="auto"/>
            <w:vAlign w:val="center"/>
          </w:tcPr>
          <w:p w14:paraId="29FBDFE9" w14:textId="5C892DA9" w:rsidR="00AB3231" w:rsidRPr="00E621B5" w:rsidRDefault="00000000" w:rsidP="00AB3231">
            <w:pPr>
              <w:pStyle w:val="MDPI42tablebody"/>
              <w:spacing w:line="240" w:lineRule="auto"/>
              <w:jc w:val="left"/>
              <w:rPr>
                <w:sz w:val="18"/>
                <w:szCs w:val="18"/>
              </w:rPr>
            </w:pPr>
            <m:oMathPara>
              <m:oMathParaPr>
                <m:jc m:val="left"/>
              </m:oMathParaPr>
              <m:oMath>
                <m:acc>
                  <m:accPr>
                    <m:chr m:val="̇"/>
                    <m:ctrlPr>
                      <w:rPr>
                        <w:rFonts w:ascii="Cambria Math" w:hAnsi="Cambria Math"/>
                        <w:sz w:val="18"/>
                        <w:szCs w:val="18"/>
                      </w:rPr>
                    </m:ctrlPr>
                  </m:accPr>
                  <m:e>
                    <m:r>
                      <w:rPr>
                        <w:rFonts w:ascii="Cambria Math" w:hAnsi="Cambria Math"/>
                        <w:sz w:val="18"/>
                        <w:szCs w:val="18"/>
                      </w:rPr>
                      <m:t>Q</m:t>
                    </m:r>
                  </m:e>
                </m:acc>
              </m:oMath>
            </m:oMathPara>
          </w:p>
        </w:tc>
        <w:tc>
          <w:tcPr>
            <w:tcW w:w="6921" w:type="dxa"/>
            <w:shd w:val="clear" w:color="auto" w:fill="auto"/>
            <w:vAlign w:val="center"/>
          </w:tcPr>
          <w:p w14:paraId="3EC9B401" w14:textId="15A98C4E" w:rsidR="00AB3231" w:rsidRPr="00E621B5" w:rsidRDefault="00AB3231" w:rsidP="00AB3231">
            <w:pPr>
              <w:pStyle w:val="MDPI42tablebody"/>
              <w:spacing w:line="240" w:lineRule="auto"/>
              <w:jc w:val="left"/>
              <w:rPr>
                <w:sz w:val="18"/>
                <w:szCs w:val="18"/>
              </w:rPr>
            </w:pPr>
            <w:r w:rsidRPr="00E621B5">
              <w:rPr>
                <w:sz w:val="18"/>
                <w:szCs w:val="18"/>
              </w:rPr>
              <w:t>Heat transfer ratio</w:t>
            </w:r>
          </w:p>
        </w:tc>
      </w:tr>
      <w:tr w:rsidR="00AB3231" w:rsidRPr="00E621B5" w14:paraId="4ED6BE29" w14:textId="77777777" w:rsidTr="000D20E3">
        <w:tc>
          <w:tcPr>
            <w:tcW w:w="936" w:type="dxa"/>
            <w:shd w:val="clear" w:color="auto" w:fill="auto"/>
            <w:vAlign w:val="center"/>
          </w:tcPr>
          <w:p w14:paraId="05D3B694" w14:textId="3F50362B" w:rsidR="00AB3231" w:rsidRPr="00E621B5" w:rsidRDefault="00AB3231" w:rsidP="00AB3231">
            <w:pPr>
              <w:pStyle w:val="MDPI42tablebody"/>
              <w:spacing w:line="240" w:lineRule="auto"/>
              <w:jc w:val="left"/>
              <w:rPr>
                <w:sz w:val="18"/>
                <w:szCs w:val="18"/>
              </w:rPr>
            </w:pPr>
            <m:oMathPara>
              <m:oMathParaPr>
                <m:jc m:val="left"/>
              </m:oMathParaPr>
              <m:oMath>
                <m:r>
                  <w:rPr>
                    <w:rFonts w:ascii="Cambria Math" w:hAnsi="Cambria Math"/>
                    <w:sz w:val="18"/>
                    <w:szCs w:val="18"/>
                  </w:rPr>
                  <m:t>s</m:t>
                </m:r>
              </m:oMath>
            </m:oMathPara>
          </w:p>
        </w:tc>
        <w:tc>
          <w:tcPr>
            <w:tcW w:w="6921" w:type="dxa"/>
            <w:shd w:val="clear" w:color="auto" w:fill="auto"/>
            <w:vAlign w:val="center"/>
          </w:tcPr>
          <w:p w14:paraId="260FFFD8" w14:textId="033ADAB4" w:rsidR="00AB3231" w:rsidRPr="00E621B5" w:rsidRDefault="00AB3231" w:rsidP="00AB3231">
            <w:pPr>
              <w:pStyle w:val="MDPI42tablebody"/>
              <w:spacing w:line="240" w:lineRule="auto"/>
              <w:jc w:val="left"/>
              <w:rPr>
                <w:sz w:val="18"/>
                <w:szCs w:val="18"/>
              </w:rPr>
            </w:pPr>
            <w:r w:rsidRPr="00E621B5">
              <w:rPr>
                <w:sz w:val="18"/>
                <w:szCs w:val="18"/>
              </w:rPr>
              <w:t>Specific entropy [kJ/kg·K]</w:t>
            </w:r>
          </w:p>
        </w:tc>
      </w:tr>
      <w:tr w:rsidR="00AB3231" w:rsidRPr="00E621B5" w14:paraId="3C881DAA" w14:textId="77777777" w:rsidTr="000D20E3">
        <w:tc>
          <w:tcPr>
            <w:tcW w:w="936" w:type="dxa"/>
            <w:shd w:val="clear" w:color="auto" w:fill="auto"/>
            <w:vAlign w:val="center"/>
          </w:tcPr>
          <w:p w14:paraId="574059F4" w14:textId="786C5C01" w:rsidR="00AB3231" w:rsidRPr="00E621B5" w:rsidRDefault="00AB3231" w:rsidP="00AB3231">
            <w:pPr>
              <w:pStyle w:val="MDPI42tablebody"/>
              <w:spacing w:line="240" w:lineRule="auto"/>
              <w:jc w:val="left"/>
              <w:rPr>
                <w:sz w:val="18"/>
                <w:szCs w:val="18"/>
              </w:rPr>
            </w:pPr>
            <w:r w:rsidRPr="00E621B5">
              <w:rPr>
                <w:sz w:val="18"/>
                <w:szCs w:val="18"/>
              </w:rPr>
              <w:t>s-CO</w:t>
            </w:r>
            <w:r w:rsidRPr="00AB3231">
              <w:rPr>
                <w:sz w:val="18"/>
                <w:szCs w:val="18"/>
                <w:vertAlign w:val="subscript"/>
              </w:rPr>
              <w:t>2</w:t>
            </w:r>
          </w:p>
        </w:tc>
        <w:tc>
          <w:tcPr>
            <w:tcW w:w="6921" w:type="dxa"/>
            <w:shd w:val="clear" w:color="auto" w:fill="auto"/>
            <w:vAlign w:val="center"/>
          </w:tcPr>
          <w:p w14:paraId="5AC7C2C6" w14:textId="512AD9EC" w:rsidR="00AB3231" w:rsidRPr="00E621B5" w:rsidRDefault="00AB3231" w:rsidP="00AB3231">
            <w:pPr>
              <w:pStyle w:val="MDPI42tablebody"/>
              <w:spacing w:line="240" w:lineRule="auto"/>
              <w:jc w:val="left"/>
              <w:rPr>
                <w:sz w:val="18"/>
                <w:szCs w:val="18"/>
              </w:rPr>
            </w:pPr>
            <w:r w:rsidRPr="00E621B5">
              <w:rPr>
                <w:sz w:val="18"/>
                <w:szCs w:val="18"/>
              </w:rPr>
              <w:t>Supercritical carbon dioxide</w:t>
            </w:r>
          </w:p>
        </w:tc>
      </w:tr>
      <w:tr w:rsidR="00AB3231" w:rsidRPr="00E621B5" w14:paraId="12842B9D" w14:textId="77777777" w:rsidTr="000D20E3">
        <w:tc>
          <w:tcPr>
            <w:tcW w:w="936" w:type="dxa"/>
            <w:shd w:val="clear" w:color="auto" w:fill="auto"/>
            <w:vAlign w:val="center"/>
          </w:tcPr>
          <w:p w14:paraId="7B60B233" w14:textId="7389EAD1" w:rsidR="00AB3231" w:rsidRPr="00E621B5" w:rsidRDefault="00AB3231" w:rsidP="00AB3231">
            <w:pPr>
              <w:pStyle w:val="MDPI42tablebody"/>
              <w:spacing w:line="240" w:lineRule="auto"/>
              <w:jc w:val="left"/>
              <w:rPr>
                <w:sz w:val="18"/>
                <w:szCs w:val="18"/>
              </w:rPr>
            </w:pPr>
            <w:r w:rsidRPr="00E621B5">
              <w:rPr>
                <w:sz w:val="18"/>
                <w:szCs w:val="18"/>
              </w:rPr>
              <w:t>SCSP</w:t>
            </w:r>
          </w:p>
        </w:tc>
        <w:tc>
          <w:tcPr>
            <w:tcW w:w="6921" w:type="dxa"/>
            <w:shd w:val="clear" w:color="auto" w:fill="auto"/>
            <w:vAlign w:val="center"/>
          </w:tcPr>
          <w:p w14:paraId="47A14FEE" w14:textId="0D024A64" w:rsidR="00AB3231" w:rsidRPr="00E621B5" w:rsidRDefault="00AB3231" w:rsidP="00AB3231">
            <w:pPr>
              <w:pStyle w:val="MDPI42tablebody"/>
              <w:spacing w:line="240" w:lineRule="auto"/>
              <w:jc w:val="left"/>
              <w:rPr>
                <w:sz w:val="18"/>
                <w:szCs w:val="18"/>
              </w:rPr>
            </w:pPr>
            <w:r w:rsidRPr="00E621B5">
              <w:rPr>
                <w:sz w:val="18"/>
                <w:szCs w:val="18"/>
              </w:rPr>
              <w:t>Supercritical concentrated solar power plant</w:t>
            </w:r>
          </w:p>
        </w:tc>
      </w:tr>
      <w:tr w:rsidR="00AB3231" w:rsidRPr="00E621B5" w14:paraId="65BF9FDC" w14:textId="77777777" w:rsidTr="000D20E3">
        <w:tc>
          <w:tcPr>
            <w:tcW w:w="936" w:type="dxa"/>
            <w:shd w:val="clear" w:color="auto" w:fill="auto"/>
            <w:vAlign w:val="center"/>
          </w:tcPr>
          <w:p w14:paraId="21B374F8" w14:textId="25D056B6" w:rsidR="00AB3231" w:rsidRPr="00E621B5" w:rsidRDefault="00000000" w:rsidP="00454B9B">
            <w:pPr>
              <w:pStyle w:val="MDPI42tablebody"/>
              <w:spacing w:line="276" w:lineRule="auto"/>
              <w:jc w:val="left"/>
              <w:rPr>
                <w:sz w:val="18"/>
                <w:szCs w:val="18"/>
              </w:rPr>
            </w:pPr>
            <m:oMathPara>
              <m:oMathParaPr>
                <m:jc m:val="left"/>
              </m:oMathParaPr>
              <m:oMath>
                <m:sSub>
                  <m:sSubPr>
                    <m:ctrlPr>
                      <w:rPr>
                        <w:rFonts w:ascii="Cambria Math" w:hAnsi="Cambria Math"/>
                        <w:sz w:val="18"/>
                        <w:szCs w:val="18"/>
                      </w:rPr>
                    </m:ctrlPr>
                  </m:sSubPr>
                  <m:e>
                    <m:r>
                      <w:rPr>
                        <w:rFonts w:ascii="Cambria Math" w:hAnsi="Cambria Math"/>
                        <w:sz w:val="18"/>
                        <w:szCs w:val="18"/>
                      </w:rPr>
                      <m:t>T</m:t>
                    </m:r>
                  </m:e>
                  <m:sub>
                    <m:r>
                      <m:rPr>
                        <m:sty m:val="p"/>
                      </m:rPr>
                      <w:rPr>
                        <w:rFonts w:ascii="Cambria Math" w:hAnsi="Cambria Math"/>
                        <w:sz w:val="18"/>
                        <w:szCs w:val="18"/>
                      </w:rPr>
                      <m:t>0</m:t>
                    </m:r>
                  </m:sub>
                </m:sSub>
              </m:oMath>
            </m:oMathPara>
          </w:p>
        </w:tc>
        <w:tc>
          <w:tcPr>
            <w:tcW w:w="6921" w:type="dxa"/>
            <w:shd w:val="clear" w:color="auto" w:fill="auto"/>
            <w:vAlign w:val="center"/>
          </w:tcPr>
          <w:p w14:paraId="7C9B1D4A" w14:textId="449B4694" w:rsidR="00AB3231" w:rsidRPr="00E621B5" w:rsidRDefault="00AB3231" w:rsidP="00AB3231">
            <w:pPr>
              <w:pStyle w:val="MDPI42tablebody"/>
              <w:spacing w:line="240" w:lineRule="auto"/>
              <w:jc w:val="left"/>
              <w:rPr>
                <w:sz w:val="18"/>
                <w:szCs w:val="18"/>
              </w:rPr>
            </w:pPr>
            <w:r w:rsidRPr="00E621B5">
              <w:rPr>
                <w:sz w:val="18"/>
                <w:szCs w:val="18"/>
              </w:rPr>
              <w:t>Ambient temperature [K]</w:t>
            </w:r>
          </w:p>
        </w:tc>
      </w:tr>
      <w:tr w:rsidR="00AB3231" w:rsidRPr="00E621B5" w14:paraId="4F165216" w14:textId="77777777" w:rsidTr="00FA744B">
        <w:tc>
          <w:tcPr>
            <w:tcW w:w="936" w:type="dxa"/>
            <w:shd w:val="clear" w:color="auto" w:fill="auto"/>
          </w:tcPr>
          <w:p w14:paraId="768ABA1F" w14:textId="2657F4DA" w:rsidR="00AB3231" w:rsidRPr="00E621B5" w:rsidRDefault="00000000" w:rsidP="00454B9B">
            <w:pPr>
              <w:pStyle w:val="MDPI42tablebody"/>
              <w:spacing w:line="276" w:lineRule="auto"/>
              <w:jc w:val="left"/>
              <w:rPr>
                <w:sz w:val="18"/>
                <w:szCs w:val="18"/>
              </w:rPr>
            </w:pPr>
            <m:oMathPara>
              <m:oMathParaPr>
                <m:jc m:val="left"/>
              </m:oMathParaPr>
              <m:oMath>
                <m:sSub>
                  <m:sSubPr>
                    <m:ctrlPr>
                      <w:rPr>
                        <w:rFonts w:ascii="Cambria Math" w:hAnsi="Cambria Math"/>
                        <w:sz w:val="18"/>
                        <w:szCs w:val="18"/>
                      </w:rPr>
                    </m:ctrlPr>
                  </m:sSubPr>
                  <m:e>
                    <m:r>
                      <w:rPr>
                        <w:rFonts w:ascii="Cambria Math" w:hAnsi="Cambria Math"/>
                        <w:sz w:val="18"/>
                        <w:szCs w:val="18"/>
                      </w:rPr>
                      <m:t>T</m:t>
                    </m:r>
                  </m:e>
                  <m:sub>
                    <m:r>
                      <w:rPr>
                        <w:rFonts w:ascii="Cambria Math" w:hAnsi="Cambria Math"/>
                        <w:sz w:val="18"/>
                        <w:szCs w:val="18"/>
                      </w:rPr>
                      <m:t>abs</m:t>
                    </m:r>
                  </m:sub>
                </m:sSub>
              </m:oMath>
            </m:oMathPara>
          </w:p>
        </w:tc>
        <w:tc>
          <w:tcPr>
            <w:tcW w:w="6921" w:type="dxa"/>
            <w:shd w:val="clear" w:color="auto" w:fill="auto"/>
            <w:vAlign w:val="center"/>
          </w:tcPr>
          <w:p w14:paraId="43131B97" w14:textId="17592764" w:rsidR="00AB3231" w:rsidRPr="00E621B5" w:rsidRDefault="00AB3231" w:rsidP="00AB3231">
            <w:pPr>
              <w:pStyle w:val="MDPI42tablebody"/>
              <w:spacing w:line="240" w:lineRule="auto"/>
              <w:jc w:val="left"/>
              <w:rPr>
                <w:sz w:val="18"/>
                <w:szCs w:val="18"/>
              </w:rPr>
            </w:pPr>
            <w:r w:rsidRPr="00E621B5">
              <w:rPr>
                <w:sz w:val="18"/>
                <w:szCs w:val="18"/>
              </w:rPr>
              <w:t>Absorption temperature [K]</w:t>
            </w:r>
          </w:p>
        </w:tc>
      </w:tr>
      <w:tr w:rsidR="00AB3231" w:rsidRPr="00E621B5" w14:paraId="695DCE65" w14:textId="77777777" w:rsidTr="00FA744B">
        <w:tc>
          <w:tcPr>
            <w:tcW w:w="936" w:type="dxa"/>
            <w:shd w:val="clear" w:color="auto" w:fill="auto"/>
          </w:tcPr>
          <w:p w14:paraId="68D62C50" w14:textId="4EC3D6BA" w:rsidR="00AB3231" w:rsidRPr="00E621B5" w:rsidRDefault="00000000" w:rsidP="00454B9B">
            <w:pPr>
              <w:pStyle w:val="MDPI42tablebody"/>
              <w:spacing w:line="276" w:lineRule="auto"/>
              <w:jc w:val="left"/>
              <w:rPr>
                <w:sz w:val="18"/>
                <w:szCs w:val="18"/>
              </w:rPr>
            </w:pPr>
            <m:oMathPara>
              <m:oMathParaPr>
                <m:jc m:val="left"/>
              </m:oMathParaPr>
              <m:oMath>
                <m:sSub>
                  <m:sSubPr>
                    <m:ctrlPr>
                      <w:rPr>
                        <w:rFonts w:ascii="Cambria Math" w:hAnsi="Cambria Math"/>
                        <w:sz w:val="18"/>
                        <w:szCs w:val="18"/>
                      </w:rPr>
                    </m:ctrlPr>
                  </m:sSubPr>
                  <m:e>
                    <m:r>
                      <w:rPr>
                        <w:rFonts w:ascii="Cambria Math" w:hAnsi="Cambria Math"/>
                        <w:sz w:val="18"/>
                        <w:szCs w:val="18"/>
                      </w:rPr>
                      <m:t>T</m:t>
                    </m:r>
                  </m:e>
                  <m:sub>
                    <m:r>
                      <w:rPr>
                        <w:rFonts w:ascii="Cambria Math" w:hAnsi="Cambria Math"/>
                        <w:sz w:val="18"/>
                        <w:szCs w:val="18"/>
                      </w:rPr>
                      <m:t>rej</m:t>
                    </m:r>
                  </m:sub>
                </m:sSub>
              </m:oMath>
            </m:oMathPara>
          </w:p>
        </w:tc>
        <w:tc>
          <w:tcPr>
            <w:tcW w:w="6921" w:type="dxa"/>
            <w:shd w:val="clear" w:color="auto" w:fill="auto"/>
            <w:vAlign w:val="center"/>
          </w:tcPr>
          <w:p w14:paraId="7B6EEBED" w14:textId="4A1175D6" w:rsidR="00AB3231" w:rsidRPr="00E621B5" w:rsidRDefault="00AB3231" w:rsidP="00AB3231">
            <w:pPr>
              <w:pStyle w:val="MDPI42tablebody"/>
              <w:spacing w:line="240" w:lineRule="auto"/>
              <w:jc w:val="left"/>
              <w:rPr>
                <w:sz w:val="18"/>
                <w:szCs w:val="18"/>
              </w:rPr>
            </w:pPr>
            <w:r w:rsidRPr="00E621B5">
              <w:rPr>
                <w:sz w:val="18"/>
                <w:szCs w:val="18"/>
              </w:rPr>
              <w:t>Rejection temperature [K]</w:t>
            </w:r>
          </w:p>
        </w:tc>
      </w:tr>
      <w:tr w:rsidR="00AB3231" w:rsidRPr="00E621B5" w14:paraId="2536000D" w14:textId="77777777" w:rsidTr="00FA744B">
        <w:tc>
          <w:tcPr>
            <w:tcW w:w="936" w:type="dxa"/>
            <w:shd w:val="clear" w:color="auto" w:fill="auto"/>
            <w:vAlign w:val="center"/>
          </w:tcPr>
          <w:p w14:paraId="00170466" w14:textId="66686D6E" w:rsidR="00AB3231" w:rsidRPr="00DF418D" w:rsidRDefault="00DF418D" w:rsidP="00AB3231">
            <w:pPr>
              <w:pStyle w:val="MDPI42tablebody"/>
              <w:spacing w:line="240" w:lineRule="auto"/>
              <w:jc w:val="left"/>
              <w:rPr>
                <w:sz w:val="18"/>
                <w:szCs w:val="18"/>
              </w:rPr>
            </w:pPr>
            <m:oMathPara>
              <m:oMathParaPr>
                <m:jc m:val="left"/>
              </m:oMathParaPr>
              <m:oMath>
                <m:r>
                  <w:rPr>
                    <w:rFonts w:ascii="Cambria Math" w:hAnsi="Cambria Math"/>
                    <w:sz w:val="18"/>
                    <w:szCs w:val="18"/>
                  </w:rPr>
                  <m:t>U</m:t>
                </m:r>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total</m:t>
                    </m:r>
                  </m:sub>
                </m:sSub>
              </m:oMath>
            </m:oMathPara>
          </w:p>
        </w:tc>
        <w:tc>
          <w:tcPr>
            <w:tcW w:w="6921" w:type="dxa"/>
            <w:shd w:val="clear" w:color="auto" w:fill="auto"/>
            <w:vAlign w:val="center"/>
          </w:tcPr>
          <w:p w14:paraId="0E105FC0" w14:textId="33C76140" w:rsidR="00AB3231" w:rsidRPr="00E621B5" w:rsidRDefault="00AB3231" w:rsidP="00AB3231">
            <w:pPr>
              <w:pStyle w:val="MDPI42tablebody"/>
              <w:spacing w:line="240" w:lineRule="auto"/>
              <w:jc w:val="left"/>
              <w:rPr>
                <w:sz w:val="18"/>
                <w:szCs w:val="18"/>
              </w:rPr>
            </w:pPr>
            <w:r w:rsidRPr="00E621B5">
              <w:rPr>
                <w:sz w:val="18"/>
                <w:szCs w:val="18"/>
              </w:rPr>
              <w:t>Heat total recuperator conductance [kW/K]</w:t>
            </w:r>
          </w:p>
        </w:tc>
      </w:tr>
      <w:tr w:rsidR="00AB3231" w:rsidRPr="00E621B5" w14:paraId="3C34CAD5" w14:textId="77777777" w:rsidTr="00FA744B">
        <w:tc>
          <w:tcPr>
            <w:tcW w:w="936" w:type="dxa"/>
            <w:shd w:val="clear" w:color="auto" w:fill="auto"/>
            <w:vAlign w:val="center"/>
          </w:tcPr>
          <w:p w14:paraId="628AA1E1" w14:textId="50562E1C" w:rsidR="00AB3231" w:rsidRPr="00E621B5" w:rsidRDefault="00000000" w:rsidP="00AB3231">
            <w:pPr>
              <w:pStyle w:val="MDPI42tablebody"/>
              <w:spacing w:line="240" w:lineRule="auto"/>
              <w:jc w:val="left"/>
              <w:rPr>
                <w:sz w:val="18"/>
                <w:szCs w:val="18"/>
              </w:rPr>
            </w:pPr>
            <m:oMathPara>
              <m:oMathParaPr>
                <m:jc m:val="left"/>
              </m:oMathParaPr>
              <m:oMath>
                <m:acc>
                  <m:accPr>
                    <m:chr m:val="̇"/>
                    <m:ctrlPr>
                      <w:rPr>
                        <w:rFonts w:ascii="Cambria Math" w:hAnsi="Cambria Math"/>
                        <w:sz w:val="18"/>
                        <w:szCs w:val="18"/>
                      </w:rPr>
                    </m:ctrlPr>
                  </m:accPr>
                  <m:e>
                    <m:r>
                      <w:rPr>
                        <w:rFonts w:ascii="Cambria Math" w:hAnsi="Cambria Math"/>
                        <w:sz w:val="18"/>
                        <w:szCs w:val="18"/>
                      </w:rPr>
                      <m:t>W</m:t>
                    </m:r>
                  </m:e>
                </m:acc>
              </m:oMath>
            </m:oMathPara>
          </w:p>
        </w:tc>
        <w:tc>
          <w:tcPr>
            <w:tcW w:w="6921" w:type="dxa"/>
            <w:shd w:val="clear" w:color="auto" w:fill="auto"/>
            <w:vAlign w:val="center"/>
          </w:tcPr>
          <w:p w14:paraId="7B7114B8" w14:textId="1533D51F" w:rsidR="00AB3231" w:rsidRPr="00E621B5" w:rsidRDefault="00AB3231" w:rsidP="00AB3231">
            <w:pPr>
              <w:pStyle w:val="MDPI42tablebody"/>
              <w:spacing w:line="240" w:lineRule="auto"/>
              <w:jc w:val="left"/>
              <w:rPr>
                <w:sz w:val="18"/>
                <w:szCs w:val="18"/>
              </w:rPr>
            </w:pPr>
            <w:r w:rsidRPr="00E621B5">
              <w:rPr>
                <w:sz w:val="18"/>
                <w:szCs w:val="18"/>
              </w:rPr>
              <w:t>Power [kW]</w:t>
            </w:r>
          </w:p>
        </w:tc>
      </w:tr>
    </w:tbl>
    <w:bookmarkEnd w:id="227"/>
    <w:p w14:paraId="6956A170" w14:textId="38AEEF6A" w:rsidR="00E621B5" w:rsidRDefault="00E621B5" w:rsidP="00E621B5">
      <w:pPr>
        <w:pStyle w:val="MDPI32textnoindent"/>
        <w:spacing w:after="240"/>
        <w:rPr>
          <w:i/>
          <w:iCs/>
          <w:sz w:val="18"/>
          <w:szCs w:val="18"/>
        </w:rPr>
      </w:pPr>
      <w:r>
        <w:rPr>
          <w:i/>
          <w:iCs/>
          <w:sz w:val="18"/>
          <w:szCs w:val="18"/>
        </w:rPr>
        <w:t>Greek Symbols</w:t>
      </w:r>
    </w:p>
    <w:tbl>
      <w:tblPr>
        <w:tblStyle w:val="Tablaconcuadrcula"/>
        <w:tblW w:w="7857" w:type="dxa"/>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
        <w:gridCol w:w="6921"/>
      </w:tblGrid>
      <w:tr w:rsidR="00E621B5" w:rsidRPr="00E621B5" w14:paraId="1D5CB5E8" w14:textId="77777777" w:rsidTr="00CE2BE3">
        <w:tc>
          <w:tcPr>
            <w:tcW w:w="936" w:type="dxa"/>
            <w:shd w:val="clear" w:color="auto" w:fill="auto"/>
            <w:vAlign w:val="center"/>
          </w:tcPr>
          <w:p w14:paraId="539C490C" w14:textId="46B2AA3C" w:rsidR="00E621B5" w:rsidRPr="00AB3231" w:rsidRDefault="00000000" w:rsidP="00454B9B">
            <w:pPr>
              <w:pStyle w:val="MDPI42tablebody"/>
              <w:spacing w:line="276" w:lineRule="auto"/>
              <w:jc w:val="left"/>
              <w:rPr>
                <w:sz w:val="18"/>
                <w:szCs w:val="18"/>
              </w:rPr>
            </w:pPr>
            <m:oMathPara>
              <m:oMathParaPr>
                <m:jc m:val="left"/>
              </m:oMathParaPr>
              <m:oMath>
                <m:sSub>
                  <m:sSubPr>
                    <m:ctrlPr>
                      <w:rPr>
                        <w:rFonts w:ascii="Cambria Math" w:hAnsi="Cambria Math"/>
                        <w:sz w:val="18"/>
                        <w:szCs w:val="18"/>
                      </w:rPr>
                    </m:ctrlPr>
                  </m:sSubPr>
                  <m:e>
                    <m:r>
                      <w:rPr>
                        <w:rFonts w:ascii="Cambria Math" w:hAnsi="Cambria Math"/>
                        <w:sz w:val="18"/>
                        <w:szCs w:val="18"/>
                      </w:rPr>
                      <m:t>η</m:t>
                    </m:r>
                  </m:e>
                  <m:sub>
                    <m:r>
                      <w:rPr>
                        <w:rFonts w:ascii="Cambria Math" w:hAnsi="Cambria Math"/>
                        <w:sz w:val="18"/>
                        <w:szCs w:val="18"/>
                      </w:rPr>
                      <m:t>Eq</m:t>
                    </m:r>
                    <m:r>
                      <m:rPr>
                        <m:sty m:val="p"/>
                      </m:rPr>
                      <w:rPr>
                        <w:rFonts w:ascii="Cambria Math" w:hAnsi="Cambria Math"/>
                        <w:sz w:val="18"/>
                        <w:szCs w:val="18"/>
                      </w:rPr>
                      <m:t>-</m:t>
                    </m:r>
                    <m:r>
                      <w:rPr>
                        <w:rFonts w:ascii="Cambria Math" w:hAnsi="Cambria Math"/>
                        <w:sz w:val="18"/>
                        <w:szCs w:val="18"/>
                      </w:rPr>
                      <m:t>Carnot</m:t>
                    </m:r>
                  </m:sub>
                </m:sSub>
              </m:oMath>
            </m:oMathPara>
          </w:p>
        </w:tc>
        <w:tc>
          <w:tcPr>
            <w:tcW w:w="6921" w:type="dxa"/>
            <w:shd w:val="clear" w:color="auto" w:fill="auto"/>
            <w:vAlign w:val="center"/>
          </w:tcPr>
          <w:p w14:paraId="2DAB3D55" w14:textId="4F39A76C" w:rsidR="00E621B5" w:rsidRPr="00E621B5" w:rsidRDefault="00E621B5" w:rsidP="00E621B5">
            <w:pPr>
              <w:pStyle w:val="MDPI42tablebody"/>
              <w:spacing w:line="240" w:lineRule="auto"/>
              <w:jc w:val="left"/>
              <w:rPr>
                <w:sz w:val="18"/>
                <w:szCs w:val="18"/>
              </w:rPr>
            </w:pPr>
            <w:r w:rsidRPr="00E621B5">
              <w:rPr>
                <w:sz w:val="18"/>
                <w:szCs w:val="18"/>
              </w:rPr>
              <w:t>Equivalent Carnot efficiency</w:t>
            </w:r>
          </w:p>
        </w:tc>
      </w:tr>
      <w:tr w:rsidR="00E621B5" w:rsidRPr="00E621B5" w14:paraId="535FAFA1" w14:textId="77777777" w:rsidTr="00CE2BE3">
        <w:tc>
          <w:tcPr>
            <w:tcW w:w="936" w:type="dxa"/>
            <w:shd w:val="clear" w:color="auto" w:fill="auto"/>
            <w:vAlign w:val="center"/>
          </w:tcPr>
          <w:p w14:paraId="08BB3876" w14:textId="60984A2A" w:rsidR="00E621B5" w:rsidRPr="00AB3231" w:rsidRDefault="00000000" w:rsidP="00E621B5">
            <w:pPr>
              <w:pStyle w:val="MDPI42tablebody"/>
              <w:spacing w:line="240" w:lineRule="auto"/>
              <w:jc w:val="left"/>
              <w:rPr>
                <w:sz w:val="18"/>
                <w:szCs w:val="18"/>
              </w:rPr>
            </w:pPr>
            <m:oMathPara>
              <m:oMathParaPr>
                <m:jc m:val="left"/>
              </m:oMathParaPr>
              <m:oMath>
                <m:sSub>
                  <m:sSubPr>
                    <m:ctrlPr>
                      <w:rPr>
                        <w:rFonts w:ascii="Cambria Math" w:hAnsi="Cambria Math"/>
                        <w:sz w:val="18"/>
                        <w:szCs w:val="18"/>
                      </w:rPr>
                    </m:ctrlPr>
                  </m:sSubPr>
                  <m:e>
                    <m:r>
                      <w:rPr>
                        <w:rFonts w:ascii="Cambria Math" w:hAnsi="Cambria Math"/>
                        <w:sz w:val="18"/>
                        <w:szCs w:val="18"/>
                      </w:rPr>
                      <m:t>η</m:t>
                    </m:r>
                  </m:e>
                  <m:sub>
                    <m:r>
                      <w:rPr>
                        <w:rFonts w:ascii="Cambria Math" w:hAnsi="Cambria Math"/>
                        <w:sz w:val="18"/>
                        <w:szCs w:val="18"/>
                      </w:rPr>
                      <m:t>comp</m:t>
                    </m:r>
                  </m:sub>
                </m:sSub>
              </m:oMath>
            </m:oMathPara>
          </w:p>
        </w:tc>
        <w:tc>
          <w:tcPr>
            <w:tcW w:w="6921" w:type="dxa"/>
            <w:shd w:val="clear" w:color="auto" w:fill="auto"/>
            <w:vAlign w:val="center"/>
          </w:tcPr>
          <w:p w14:paraId="1171BCAB" w14:textId="22B4A0BD" w:rsidR="00E621B5" w:rsidRPr="00E621B5" w:rsidRDefault="00E621B5" w:rsidP="00E621B5">
            <w:pPr>
              <w:pStyle w:val="MDPI42tablebody"/>
              <w:spacing w:line="240" w:lineRule="auto"/>
              <w:jc w:val="left"/>
              <w:rPr>
                <w:sz w:val="18"/>
                <w:szCs w:val="18"/>
              </w:rPr>
            </w:pPr>
            <w:r w:rsidRPr="00E621B5">
              <w:rPr>
                <w:sz w:val="18"/>
                <w:szCs w:val="18"/>
              </w:rPr>
              <w:t>Compressor efficiency</w:t>
            </w:r>
          </w:p>
        </w:tc>
      </w:tr>
      <w:tr w:rsidR="00AB3231" w:rsidRPr="00E621B5" w14:paraId="0C4E7D6F" w14:textId="77777777" w:rsidTr="00CE2BE3">
        <w:tc>
          <w:tcPr>
            <w:tcW w:w="936" w:type="dxa"/>
            <w:shd w:val="clear" w:color="auto" w:fill="auto"/>
            <w:vAlign w:val="center"/>
          </w:tcPr>
          <w:p w14:paraId="3250FDB9" w14:textId="0D99E37D" w:rsidR="00AB3231" w:rsidRPr="00AB3231" w:rsidRDefault="00000000" w:rsidP="00454B9B">
            <w:pPr>
              <w:pStyle w:val="MDPI42tablebody"/>
              <w:spacing w:line="276" w:lineRule="auto"/>
              <w:jc w:val="left"/>
              <w:rPr>
                <w:rFonts w:eastAsia="SimSun"/>
                <w:sz w:val="18"/>
                <w:szCs w:val="18"/>
              </w:rPr>
            </w:pPr>
            <m:oMathPara>
              <m:oMathParaPr>
                <m:jc m:val="left"/>
              </m:oMathParaPr>
              <m:oMath>
                <m:sSub>
                  <m:sSubPr>
                    <m:ctrlPr>
                      <w:rPr>
                        <w:rFonts w:ascii="Cambria Math" w:hAnsi="Cambria Math"/>
                        <w:sz w:val="18"/>
                        <w:szCs w:val="18"/>
                      </w:rPr>
                    </m:ctrlPr>
                  </m:sSubPr>
                  <m:e>
                    <m:r>
                      <w:rPr>
                        <w:rFonts w:ascii="Cambria Math" w:hAnsi="Cambria Math"/>
                        <w:sz w:val="18"/>
                        <w:szCs w:val="18"/>
                      </w:rPr>
                      <m:t>η</m:t>
                    </m:r>
                  </m:e>
                  <m:sub>
                    <m:r>
                      <w:rPr>
                        <w:rFonts w:ascii="Cambria Math" w:hAnsi="Cambria Math"/>
                        <w:sz w:val="18"/>
                        <w:szCs w:val="18"/>
                      </w:rPr>
                      <m:t>g</m:t>
                    </m:r>
                  </m:sub>
                </m:sSub>
              </m:oMath>
            </m:oMathPara>
          </w:p>
        </w:tc>
        <w:tc>
          <w:tcPr>
            <w:tcW w:w="6921" w:type="dxa"/>
            <w:shd w:val="clear" w:color="auto" w:fill="auto"/>
            <w:vAlign w:val="center"/>
          </w:tcPr>
          <w:p w14:paraId="682270CE" w14:textId="38946F7B" w:rsidR="00AB3231" w:rsidRPr="00E621B5" w:rsidRDefault="00AB3231" w:rsidP="00AB3231">
            <w:pPr>
              <w:pStyle w:val="MDPI42tablebody"/>
              <w:spacing w:line="240" w:lineRule="auto"/>
              <w:jc w:val="left"/>
              <w:rPr>
                <w:sz w:val="18"/>
                <w:szCs w:val="18"/>
              </w:rPr>
            </w:pPr>
            <w:r>
              <w:rPr>
                <w:sz w:val="18"/>
                <w:szCs w:val="18"/>
              </w:rPr>
              <w:t>Generator</w:t>
            </w:r>
            <w:r w:rsidRPr="00E621B5">
              <w:rPr>
                <w:sz w:val="18"/>
                <w:szCs w:val="18"/>
              </w:rPr>
              <w:t xml:space="preserve"> efficiency</w:t>
            </w:r>
          </w:p>
        </w:tc>
      </w:tr>
      <w:tr w:rsidR="00AB3231" w:rsidRPr="00E621B5" w14:paraId="24A0ECFC" w14:textId="77777777" w:rsidTr="0038115D">
        <w:tc>
          <w:tcPr>
            <w:tcW w:w="936" w:type="dxa"/>
            <w:shd w:val="clear" w:color="auto" w:fill="auto"/>
            <w:vAlign w:val="center"/>
          </w:tcPr>
          <w:p w14:paraId="18E1A695" w14:textId="28899D56" w:rsidR="00AB3231" w:rsidRPr="00AB3231" w:rsidRDefault="00000000" w:rsidP="00AB3231">
            <w:pPr>
              <w:pStyle w:val="MDPI42tablebody"/>
              <w:spacing w:line="240" w:lineRule="auto"/>
              <w:jc w:val="left"/>
              <w:rPr>
                <w:sz w:val="18"/>
                <w:szCs w:val="18"/>
              </w:rPr>
            </w:pPr>
            <m:oMathPara>
              <m:oMathParaPr>
                <m:jc m:val="left"/>
              </m:oMathParaPr>
              <m:oMath>
                <m:sSub>
                  <m:sSubPr>
                    <m:ctrlPr>
                      <w:rPr>
                        <w:rFonts w:ascii="Cambria Math" w:hAnsi="Cambria Math"/>
                        <w:sz w:val="18"/>
                        <w:szCs w:val="18"/>
                      </w:rPr>
                    </m:ctrlPr>
                  </m:sSubPr>
                  <m:e>
                    <m:r>
                      <w:rPr>
                        <w:rFonts w:ascii="Cambria Math" w:hAnsi="Cambria Math"/>
                        <w:sz w:val="18"/>
                        <w:szCs w:val="18"/>
                      </w:rPr>
                      <m:t>η</m:t>
                    </m:r>
                  </m:e>
                  <m:sub>
                    <m:r>
                      <w:rPr>
                        <w:rFonts w:ascii="Cambria Math" w:hAnsi="Cambria Math"/>
                        <w:sz w:val="18"/>
                        <w:szCs w:val="18"/>
                      </w:rPr>
                      <m:t>turb</m:t>
                    </m:r>
                  </m:sub>
                </m:sSub>
              </m:oMath>
            </m:oMathPara>
          </w:p>
        </w:tc>
        <w:tc>
          <w:tcPr>
            <w:tcW w:w="6921" w:type="dxa"/>
            <w:shd w:val="clear" w:color="auto" w:fill="auto"/>
            <w:vAlign w:val="center"/>
          </w:tcPr>
          <w:p w14:paraId="23C0559B" w14:textId="0CA8FD8B" w:rsidR="00AB3231" w:rsidRPr="00E621B5" w:rsidRDefault="00AB3231" w:rsidP="00AB3231">
            <w:pPr>
              <w:pStyle w:val="MDPI42tablebody"/>
              <w:spacing w:line="240" w:lineRule="auto"/>
              <w:jc w:val="left"/>
              <w:rPr>
                <w:sz w:val="18"/>
                <w:szCs w:val="18"/>
              </w:rPr>
            </w:pPr>
            <w:r w:rsidRPr="00E621B5">
              <w:rPr>
                <w:sz w:val="18"/>
                <w:szCs w:val="18"/>
              </w:rPr>
              <w:t>Turbine efficiency</w:t>
            </w:r>
          </w:p>
        </w:tc>
      </w:tr>
      <w:tr w:rsidR="00AB3231" w:rsidRPr="00E621B5" w14:paraId="3BAB8F3E" w14:textId="77777777" w:rsidTr="00CE2BE3">
        <w:tc>
          <w:tcPr>
            <w:tcW w:w="936" w:type="dxa"/>
            <w:shd w:val="clear" w:color="auto" w:fill="auto"/>
            <w:vAlign w:val="center"/>
          </w:tcPr>
          <w:p w14:paraId="4CB03293" w14:textId="4A136595" w:rsidR="00AB3231" w:rsidRPr="00AB3231" w:rsidRDefault="00000000" w:rsidP="00454B9B">
            <w:pPr>
              <w:pStyle w:val="MDPI42tablebody"/>
              <w:spacing w:line="276" w:lineRule="auto"/>
              <w:jc w:val="left"/>
              <w:rPr>
                <w:sz w:val="18"/>
                <w:szCs w:val="18"/>
              </w:rPr>
            </w:pPr>
            <m:oMathPara>
              <m:oMathParaPr>
                <m:jc m:val="left"/>
              </m:oMathParaPr>
              <m:oMath>
                <m:sSub>
                  <m:sSubPr>
                    <m:ctrlPr>
                      <w:rPr>
                        <w:rFonts w:ascii="Cambria Math" w:hAnsi="Cambria Math"/>
                        <w:sz w:val="18"/>
                        <w:szCs w:val="18"/>
                      </w:rPr>
                    </m:ctrlPr>
                  </m:sSubPr>
                  <m:e>
                    <m:r>
                      <w:rPr>
                        <w:rFonts w:ascii="Cambria Math" w:hAnsi="Cambria Math"/>
                        <w:sz w:val="18"/>
                        <w:szCs w:val="18"/>
                      </w:rPr>
                      <m:t>η</m:t>
                    </m:r>
                  </m:e>
                  <m:sub>
                    <m:r>
                      <w:rPr>
                        <w:rFonts w:ascii="Cambria Math" w:hAnsi="Cambria Math"/>
                        <w:sz w:val="18"/>
                        <w:szCs w:val="18"/>
                      </w:rPr>
                      <m:t>th</m:t>
                    </m:r>
                  </m:sub>
                </m:sSub>
              </m:oMath>
            </m:oMathPara>
          </w:p>
        </w:tc>
        <w:tc>
          <w:tcPr>
            <w:tcW w:w="6921" w:type="dxa"/>
            <w:shd w:val="clear" w:color="auto" w:fill="auto"/>
            <w:vAlign w:val="center"/>
          </w:tcPr>
          <w:p w14:paraId="1E90FFA1" w14:textId="652CE5C9" w:rsidR="00AB3231" w:rsidRPr="00E621B5" w:rsidRDefault="00AB3231" w:rsidP="00AB3231">
            <w:pPr>
              <w:pStyle w:val="MDPI42tablebody"/>
              <w:spacing w:line="240" w:lineRule="auto"/>
              <w:jc w:val="left"/>
              <w:rPr>
                <w:sz w:val="18"/>
                <w:szCs w:val="18"/>
              </w:rPr>
            </w:pPr>
            <w:r w:rsidRPr="00E621B5">
              <w:rPr>
                <w:sz w:val="18"/>
                <w:szCs w:val="18"/>
              </w:rPr>
              <w:t>Thermal efficiency</w:t>
            </w:r>
          </w:p>
        </w:tc>
      </w:tr>
      <w:tr w:rsidR="00AB3231" w:rsidRPr="00E621B5" w14:paraId="43A2081F" w14:textId="77777777" w:rsidTr="00CE2BE3">
        <w:tc>
          <w:tcPr>
            <w:tcW w:w="936" w:type="dxa"/>
            <w:shd w:val="clear" w:color="auto" w:fill="auto"/>
            <w:vAlign w:val="center"/>
          </w:tcPr>
          <w:p w14:paraId="3FA30980" w14:textId="06783600" w:rsidR="00AB3231" w:rsidRPr="00AB3231" w:rsidRDefault="00000000" w:rsidP="00454B9B">
            <w:pPr>
              <w:pStyle w:val="MDPI42tablebody"/>
              <w:spacing w:line="276" w:lineRule="auto"/>
              <w:jc w:val="left"/>
              <w:rPr>
                <w:sz w:val="18"/>
                <w:szCs w:val="18"/>
              </w:rPr>
            </w:pPr>
            <m:oMathPara>
              <m:oMathParaPr>
                <m:jc m:val="left"/>
              </m:oMathParaPr>
              <m:oMath>
                <m:sSub>
                  <m:sSubPr>
                    <m:ctrlPr>
                      <w:rPr>
                        <w:rFonts w:ascii="Cambria Math" w:hAnsi="Cambria Math"/>
                        <w:sz w:val="18"/>
                        <w:szCs w:val="18"/>
                      </w:rPr>
                    </m:ctrlPr>
                  </m:sSubPr>
                  <m:e>
                    <m:r>
                      <w:rPr>
                        <w:rFonts w:ascii="Cambria Math" w:hAnsi="Cambria Math"/>
                        <w:sz w:val="18"/>
                        <w:szCs w:val="18"/>
                      </w:rPr>
                      <m:t>η</m:t>
                    </m:r>
                  </m:e>
                  <m:sub>
                    <m:r>
                      <w:rPr>
                        <w:rFonts w:ascii="Cambria Math" w:hAnsi="Cambria Math"/>
                        <w:sz w:val="18"/>
                        <w:szCs w:val="18"/>
                      </w:rPr>
                      <m:t>ex</m:t>
                    </m:r>
                  </m:sub>
                </m:sSub>
              </m:oMath>
            </m:oMathPara>
          </w:p>
        </w:tc>
        <w:tc>
          <w:tcPr>
            <w:tcW w:w="6921" w:type="dxa"/>
            <w:shd w:val="clear" w:color="auto" w:fill="auto"/>
            <w:vAlign w:val="center"/>
          </w:tcPr>
          <w:p w14:paraId="6CB05461" w14:textId="4CBC59A4" w:rsidR="00AB3231" w:rsidRPr="00E621B5" w:rsidRDefault="00AB3231" w:rsidP="00AB3231">
            <w:pPr>
              <w:pStyle w:val="MDPI42tablebody"/>
              <w:spacing w:line="240" w:lineRule="auto"/>
              <w:jc w:val="left"/>
              <w:rPr>
                <w:sz w:val="18"/>
                <w:szCs w:val="18"/>
              </w:rPr>
            </w:pPr>
            <w:r w:rsidRPr="00E621B5">
              <w:rPr>
                <w:sz w:val="18"/>
                <w:szCs w:val="18"/>
              </w:rPr>
              <w:t>Exergy efficiency</w:t>
            </w:r>
          </w:p>
        </w:tc>
      </w:tr>
      <w:tr w:rsidR="00AB3231" w:rsidRPr="00E621B5" w14:paraId="38D08869" w14:textId="77777777" w:rsidTr="0038115D">
        <w:tc>
          <w:tcPr>
            <w:tcW w:w="936" w:type="dxa"/>
            <w:shd w:val="clear" w:color="auto" w:fill="auto"/>
            <w:vAlign w:val="center"/>
          </w:tcPr>
          <w:p w14:paraId="3A1E62E8" w14:textId="70C7D8E5" w:rsidR="00AB3231" w:rsidRPr="00AB3231" w:rsidRDefault="00000000" w:rsidP="00AB3231">
            <w:pPr>
              <w:pStyle w:val="MDPI42tablebody"/>
              <w:spacing w:line="240" w:lineRule="auto"/>
              <w:jc w:val="left"/>
              <w:rPr>
                <w:sz w:val="18"/>
                <w:szCs w:val="18"/>
              </w:rPr>
            </w:pPr>
            <m:oMathPara>
              <m:oMathParaPr>
                <m:jc m:val="left"/>
              </m:oMathParaPr>
              <m:oMath>
                <m:acc>
                  <m:accPr>
                    <m:chr m:val="̇"/>
                    <m:ctrlPr>
                      <w:rPr>
                        <w:rFonts w:ascii="Cambria Math" w:hAnsi="Cambria Math"/>
                        <w:sz w:val="18"/>
                        <w:szCs w:val="18"/>
                      </w:rPr>
                    </m:ctrlPr>
                  </m:accPr>
                  <m:e>
                    <m:r>
                      <w:rPr>
                        <w:rFonts w:ascii="Cambria Math" w:hAnsi="Cambria Math"/>
                        <w:sz w:val="18"/>
                        <w:szCs w:val="18"/>
                      </w:rPr>
                      <m:t>σ</m:t>
                    </m:r>
                  </m:e>
                </m:acc>
              </m:oMath>
            </m:oMathPara>
          </w:p>
        </w:tc>
        <w:tc>
          <w:tcPr>
            <w:tcW w:w="6921" w:type="dxa"/>
            <w:shd w:val="clear" w:color="auto" w:fill="auto"/>
            <w:vAlign w:val="center"/>
          </w:tcPr>
          <w:p w14:paraId="3AC5295C" w14:textId="3DD8ADBF" w:rsidR="00AB3231" w:rsidRPr="00E621B5" w:rsidRDefault="00AB3231" w:rsidP="00AB3231">
            <w:pPr>
              <w:pStyle w:val="MDPI42tablebody"/>
              <w:spacing w:line="240" w:lineRule="auto"/>
              <w:jc w:val="left"/>
              <w:rPr>
                <w:sz w:val="18"/>
                <w:szCs w:val="18"/>
              </w:rPr>
            </w:pPr>
            <w:r w:rsidRPr="00E621B5">
              <w:rPr>
                <w:sz w:val="18"/>
                <w:szCs w:val="18"/>
              </w:rPr>
              <w:t>Entropy generated [kW/K]</w:t>
            </w:r>
          </w:p>
        </w:tc>
      </w:tr>
      <w:tr w:rsidR="00AB3231" w:rsidRPr="00E621B5" w14:paraId="5685DD50" w14:textId="77777777" w:rsidTr="00CE2BE3">
        <w:tc>
          <w:tcPr>
            <w:tcW w:w="936" w:type="dxa"/>
            <w:shd w:val="clear" w:color="auto" w:fill="auto"/>
            <w:vAlign w:val="center"/>
          </w:tcPr>
          <w:p w14:paraId="330E03C1" w14:textId="3C8E493C" w:rsidR="00AB3231" w:rsidRPr="00AB3231" w:rsidRDefault="00AB3231" w:rsidP="00AB3231">
            <w:pPr>
              <w:pStyle w:val="MDPI42tablebody"/>
              <w:spacing w:line="240" w:lineRule="auto"/>
              <w:jc w:val="left"/>
              <w:rPr>
                <w:sz w:val="18"/>
                <w:szCs w:val="18"/>
              </w:rPr>
            </w:pPr>
            <m:oMathPara>
              <m:oMathParaPr>
                <m:jc m:val="left"/>
              </m:oMathParaPr>
              <m:oMath>
                <m:r>
                  <w:rPr>
                    <w:rFonts w:ascii="Cambria Math" w:hAnsi="Cambria Math"/>
                    <w:sz w:val="18"/>
                    <w:szCs w:val="18"/>
                  </w:rPr>
                  <m:t>γ</m:t>
                </m:r>
              </m:oMath>
            </m:oMathPara>
          </w:p>
        </w:tc>
        <w:tc>
          <w:tcPr>
            <w:tcW w:w="6921" w:type="dxa"/>
            <w:shd w:val="clear" w:color="auto" w:fill="auto"/>
            <w:vAlign w:val="center"/>
          </w:tcPr>
          <w:p w14:paraId="3BB2D443" w14:textId="399C5C43" w:rsidR="00AB3231" w:rsidRPr="00E621B5" w:rsidRDefault="00AB3231" w:rsidP="00AB3231">
            <w:pPr>
              <w:pStyle w:val="MDPI42tablebody"/>
              <w:spacing w:line="240" w:lineRule="auto"/>
              <w:jc w:val="left"/>
              <w:rPr>
                <w:sz w:val="18"/>
                <w:szCs w:val="18"/>
              </w:rPr>
            </w:pPr>
            <w:r w:rsidRPr="00E621B5">
              <w:rPr>
                <w:sz w:val="18"/>
                <w:szCs w:val="18"/>
              </w:rPr>
              <w:t xml:space="preserve">Split flow ratio </w:t>
            </w:r>
          </w:p>
        </w:tc>
      </w:tr>
    </w:tbl>
    <w:p w14:paraId="701A5BA4" w14:textId="77777777" w:rsidR="00E621B5" w:rsidRPr="00E621B5" w:rsidRDefault="00E621B5" w:rsidP="00E621B5">
      <w:pPr>
        <w:pStyle w:val="MDPI32textnoindent"/>
        <w:spacing w:after="240"/>
        <w:rPr>
          <w:i/>
          <w:iCs/>
          <w:sz w:val="18"/>
          <w:szCs w:val="18"/>
        </w:rPr>
      </w:pPr>
    </w:p>
    <w:p w14:paraId="7AEBFF6B" w14:textId="6F3F4568" w:rsidR="008234E7" w:rsidRPr="006B367E" w:rsidRDefault="008234E7" w:rsidP="006B367E">
      <w:pPr>
        <w:pStyle w:val="MDPI21heading1"/>
        <w:ind w:left="0"/>
      </w:pPr>
      <w:r w:rsidRPr="006B367E">
        <w:t>References</w:t>
      </w:r>
    </w:p>
    <w:p w14:paraId="1F13E0AC" w14:textId="12958BBD" w:rsidR="00454B9B" w:rsidRDefault="00454B9B" w:rsidP="00576221">
      <w:pPr>
        <w:pStyle w:val="MDPI81references"/>
        <w:numPr>
          <w:ilvl w:val="0"/>
          <w:numId w:val="3"/>
        </w:numPr>
        <w:ind w:left="425" w:hanging="425"/>
      </w:pPr>
      <w:bookmarkStart w:id="228" w:name="_Ref198300030"/>
      <w:r>
        <w:t xml:space="preserve">M.T. White, G. Bianchi, L. Chai, S.A. Tassou, A.I. Sayma, Review of supercritical CO₂ technologies and systems for power generation, Appl. Therm. Eng. 185 (2021) 116447. </w:t>
      </w:r>
      <w:hyperlink r:id="rId37" w:history="1">
        <w:r w:rsidR="00E229F3" w:rsidRPr="005040D2">
          <w:rPr>
            <w:rStyle w:val="Hipervnculo"/>
          </w:rPr>
          <w:t>https://doi.org/10.1016/j.applthermaleng.2020.116447</w:t>
        </w:r>
      </w:hyperlink>
      <w:bookmarkEnd w:id="228"/>
      <w:r w:rsidR="00E229F3">
        <w:t xml:space="preserve"> </w:t>
      </w:r>
    </w:p>
    <w:p w14:paraId="615041B6" w14:textId="5B2FDB54" w:rsidR="00454B9B" w:rsidRDefault="00454B9B" w:rsidP="00576221">
      <w:pPr>
        <w:pStyle w:val="MDPI81references"/>
        <w:numPr>
          <w:ilvl w:val="0"/>
          <w:numId w:val="3"/>
        </w:numPr>
        <w:ind w:left="425" w:hanging="425"/>
      </w:pPr>
      <w:bookmarkStart w:id="229" w:name="_Ref198550739"/>
      <w:r>
        <w:t xml:space="preserve">Y. Liang, X. Lin, W. Su, L. Xing, N. Zhou, Thermal-economic analysis of a novel solar power tower system with CO₂-based mixtures at typical days of four seasons, Energy 276 (2023) 127602. </w:t>
      </w:r>
      <w:hyperlink r:id="rId38" w:history="1">
        <w:r w:rsidR="00E229F3" w:rsidRPr="005040D2">
          <w:rPr>
            <w:rStyle w:val="Hipervnculo"/>
          </w:rPr>
          <w:t>https://doi.org/10.1016/j.energy.2023.127602</w:t>
        </w:r>
      </w:hyperlink>
      <w:bookmarkEnd w:id="229"/>
      <w:r w:rsidR="00E229F3">
        <w:t xml:space="preserve"> </w:t>
      </w:r>
    </w:p>
    <w:p w14:paraId="30684BCA" w14:textId="2CAC8080" w:rsidR="001E6B31" w:rsidRDefault="001E6B31" w:rsidP="00576221">
      <w:pPr>
        <w:pStyle w:val="MDPI81references"/>
        <w:numPr>
          <w:ilvl w:val="0"/>
          <w:numId w:val="3"/>
        </w:numPr>
        <w:ind w:left="425" w:hanging="425"/>
      </w:pPr>
      <w:bookmarkStart w:id="230" w:name="_Ref198550787"/>
      <w:r>
        <w:t xml:space="preserve">F. Crespi, P. Rodríguez de Arriba, D. Sánchez, A. Muñoz, Preliminary investigation on the adoption of CO₂–SO₂ working mixtures in a transcritical Recompression cycle, Appl. Therm. Eng. 211 (2022) 118384. </w:t>
      </w:r>
      <w:hyperlink r:id="rId39" w:history="1">
        <w:r w:rsidRPr="005040D2">
          <w:rPr>
            <w:rStyle w:val="Hipervnculo"/>
          </w:rPr>
          <w:t>https://doi.org/10.1016/j.applthermaleng.2022.118384</w:t>
        </w:r>
      </w:hyperlink>
      <w:bookmarkEnd w:id="230"/>
    </w:p>
    <w:p w14:paraId="5EF5BF0D" w14:textId="36B3F26F" w:rsidR="00454B9B" w:rsidRDefault="00454B9B" w:rsidP="00576221">
      <w:pPr>
        <w:pStyle w:val="MDPI81references"/>
        <w:numPr>
          <w:ilvl w:val="0"/>
          <w:numId w:val="3"/>
        </w:numPr>
        <w:ind w:left="425" w:hanging="425"/>
      </w:pPr>
      <w:bookmarkStart w:id="231" w:name="_Ref198550795"/>
      <w:r>
        <w:t xml:space="preserve">S. Jeong, S.Y. Kim, Y. Lee, J. Lee, J. Jeong, CO₂-based binary mixtures for sodium-cooled fast reactor power systems, Ann. Nucl. Energy 45 (2012) 10–20. </w:t>
      </w:r>
      <w:hyperlink r:id="rId40" w:history="1">
        <w:r w:rsidR="00E229F3" w:rsidRPr="005040D2">
          <w:rPr>
            <w:rStyle w:val="Hipervnculo"/>
          </w:rPr>
          <w:t>https://doi.org/10.1016/j.anucene.2012.01.011</w:t>
        </w:r>
      </w:hyperlink>
      <w:bookmarkEnd w:id="231"/>
      <w:r w:rsidR="00E229F3">
        <w:t xml:space="preserve"> </w:t>
      </w:r>
    </w:p>
    <w:p w14:paraId="14AF510F" w14:textId="48FD6245" w:rsidR="00454B9B" w:rsidRDefault="00454B9B" w:rsidP="00576221">
      <w:pPr>
        <w:pStyle w:val="MDPI81references"/>
        <w:numPr>
          <w:ilvl w:val="0"/>
          <w:numId w:val="3"/>
        </w:numPr>
        <w:ind w:left="425" w:hanging="425"/>
      </w:pPr>
      <w:bookmarkStart w:id="232" w:name="_Ref198550800"/>
      <w:r>
        <w:t xml:space="preserve">S.Y. Kim, S. Jeong, Performance comparison of recompression supercritical CO₂ cycles with different working fluids for sodium-cooled fast reactors, Nucl. Eng. Technol. 45 (2013) 565–574. </w:t>
      </w:r>
      <w:hyperlink r:id="rId41" w:history="1">
        <w:r w:rsidR="00E229F3" w:rsidRPr="005040D2">
          <w:rPr>
            <w:rStyle w:val="Hipervnculo"/>
          </w:rPr>
          <w:t>https://doi.org/10.5516/NET.03.2012.032</w:t>
        </w:r>
      </w:hyperlink>
      <w:bookmarkEnd w:id="232"/>
      <w:r w:rsidR="00E229F3">
        <w:t xml:space="preserve"> </w:t>
      </w:r>
    </w:p>
    <w:p w14:paraId="24C55F2D" w14:textId="250C1274" w:rsidR="00454B9B" w:rsidRDefault="00454B9B" w:rsidP="00576221">
      <w:pPr>
        <w:pStyle w:val="MDPI81references"/>
        <w:numPr>
          <w:ilvl w:val="0"/>
          <w:numId w:val="3"/>
        </w:numPr>
        <w:ind w:left="425" w:hanging="425"/>
      </w:pPr>
      <w:bookmarkStart w:id="233" w:name="_Ref198550810"/>
      <w:r>
        <w:t xml:space="preserve">S. Jeong, Y. Lee, J. Lee, J. Jeong, Application of CO₂-based mixtures to increase thermal efficiency in nuclear power systems, Energy 49 (2013) 187–197. </w:t>
      </w:r>
      <w:hyperlink r:id="rId42" w:history="1">
        <w:r w:rsidR="00E229F3" w:rsidRPr="005040D2">
          <w:rPr>
            <w:rStyle w:val="Hipervnculo"/>
          </w:rPr>
          <w:t>https://doi.org/10.1016/j.energy.2012.11.013</w:t>
        </w:r>
      </w:hyperlink>
      <w:bookmarkEnd w:id="233"/>
      <w:r w:rsidR="00E229F3">
        <w:t xml:space="preserve"> </w:t>
      </w:r>
    </w:p>
    <w:p w14:paraId="42E11A10" w14:textId="77273BAD" w:rsidR="00454B9B" w:rsidRDefault="00454B9B" w:rsidP="00576221">
      <w:pPr>
        <w:pStyle w:val="MDPI81references"/>
        <w:numPr>
          <w:ilvl w:val="0"/>
          <w:numId w:val="3"/>
        </w:numPr>
        <w:ind w:left="425" w:hanging="425"/>
      </w:pPr>
      <w:bookmarkStart w:id="234" w:name="_Ref198550824"/>
      <w:r>
        <w:t xml:space="preserve">D. Bonalumi, A. Casati, G. Lozza, Thermodynamic optimization of CO₂/TiCl₄ supercritical cycle, Appl. Energy 113 (2014) 1225–1235. </w:t>
      </w:r>
      <w:hyperlink r:id="rId43" w:history="1">
        <w:r w:rsidR="00E229F3" w:rsidRPr="005040D2">
          <w:rPr>
            <w:rStyle w:val="Hipervnculo"/>
          </w:rPr>
          <w:t>https://doi.org/10.1016/j.apenergy.2013.08.053</w:t>
        </w:r>
      </w:hyperlink>
      <w:bookmarkEnd w:id="234"/>
      <w:r w:rsidR="00E229F3">
        <w:t xml:space="preserve"> </w:t>
      </w:r>
    </w:p>
    <w:p w14:paraId="50B1B40C" w14:textId="45FDD8E0" w:rsidR="00454B9B" w:rsidRDefault="00454B9B" w:rsidP="00576221">
      <w:pPr>
        <w:pStyle w:val="MDPI81references"/>
        <w:numPr>
          <w:ilvl w:val="0"/>
          <w:numId w:val="3"/>
        </w:numPr>
        <w:ind w:left="425" w:hanging="425"/>
      </w:pPr>
      <w:bookmarkStart w:id="235" w:name="_Ref198550835"/>
      <w:r>
        <w:t xml:space="preserve">C.M. Invernizzi, E. Martelli, Experimental study of TiCl₄–CO₂ mixtures for power cycle applications, Energy Procedia 101 (2016) 1251–1258. </w:t>
      </w:r>
      <w:hyperlink r:id="rId44" w:history="1">
        <w:r w:rsidR="00E229F3" w:rsidRPr="005040D2">
          <w:rPr>
            <w:rStyle w:val="Hipervnculo"/>
          </w:rPr>
          <w:t>https://doi.org/10.1016/j.egypro.2016.11.167</w:t>
        </w:r>
      </w:hyperlink>
      <w:bookmarkEnd w:id="235"/>
      <w:r w:rsidR="00E229F3">
        <w:t xml:space="preserve"> </w:t>
      </w:r>
    </w:p>
    <w:p w14:paraId="4C552133" w14:textId="32B11056" w:rsidR="00454B9B" w:rsidRDefault="00454B9B" w:rsidP="00576221">
      <w:pPr>
        <w:pStyle w:val="MDPI81references"/>
        <w:numPr>
          <w:ilvl w:val="0"/>
          <w:numId w:val="3"/>
        </w:numPr>
        <w:ind w:left="425" w:hanging="425"/>
      </w:pPr>
      <w:bookmarkStart w:id="236" w:name="_Ref198551039"/>
      <w:r>
        <w:lastRenderedPageBreak/>
        <w:t xml:space="preserve">G. Di Marcoberardino, E. Morosini, G. Manzolini, Experimental and analytical procedure for the characterization of innovative working fluids for power plants applications, Appl. Therm. Eng. 178 (2020) 115513. </w:t>
      </w:r>
      <w:hyperlink r:id="rId45" w:history="1">
        <w:r w:rsidR="00E229F3" w:rsidRPr="005040D2">
          <w:rPr>
            <w:rStyle w:val="Hipervnculo"/>
          </w:rPr>
          <w:t>https://doi.org/10.1016/j.applthermaleng.2020.115513</w:t>
        </w:r>
      </w:hyperlink>
      <w:bookmarkEnd w:id="236"/>
      <w:r w:rsidR="00E229F3">
        <w:t xml:space="preserve"> </w:t>
      </w:r>
    </w:p>
    <w:p w14:paraId="669F3259" w14:textId="07839DFF" w:rsidR="00454B9B" w:rsidRDefault="00454B9B" w:rsidP="00576221">
      <w:pPr>
        <w:pStyle w:val="MDPI81references"/>
        <w:numPr>
          <w:ilvl w:val="0"/>
          <w:numId w:val="3"/>
        </w:numPr>
        <w:ind w:left="425" w:hanging="425"/>
      </w:pPr>
      <w:bookmarkStart w:id="237" w:name="_Ref198551302"/>
      <w:r>
        <w:t xml:space="preserve">O.A. Aqel, M.T. White, M.A. Khader, A.I. Sayma, Sensitivity of transcritical cycle and turbine design to dopant fraction in CO₂-based working fluids, Appl. Therm. Eng. 190 (2021) 116796. </w:t>
      </w:r>
      <w:hyperlink r:id="rId46" w:history="1">
        <w:r w:rsidR="00E229F3" w:rsidRPr="005040D2">
          <w:rPr>
            <w:rStyle w:val="Hipervnculo"/>
          </w:rPr>
          <w:t>https://doi.org/10.1016/j.applthermaleng.2021.116796</w:t>
        </w:r>
      </w:hyperlink>
      <w:bookmarkEnd w:id="237"/>
      <w:r w:rsidR="00E229F3">
        <w:t xml:space="preserve"> </w:t>
      </w:r>
    </w:p>
    <w:p w14:paraId="045B74D9" w14:textId="079C08A2" w:rsidR="00454B9B" w:rsidRDefault="00454B9B" w:rsidP="00576221">
      <w:pPr>
        <w:pStyle w:val="MDPI81references"/>
        <w:numPr>
          <w:ilvl w:val="0"/>
          <w:numId w:val="3"/>
        </w:numPr>
        <w:ind w:left="425" w:hanging="425"/>
      </w:pPr>
      <w:bookmarkStart w:id="238" w:name="_Ref198551310"/>
      <w:r>
        <w:t xml:space="preserve">R. Valencia-Chapi, L. Coco-Enríquez, J. Muñoz-Antón, Supercritical CO₂ mixtures for advanced Brayton power cycles in line-focusing solar power plants, Appl. Sci. 10 (2020) 55. </w:t>
      </w:r>
      <w:hyperlink r:id="rId47" w:history="1">
        <w:r w:rsidR="00E229F3" w:rsidRPr="005040D2">
          <w:rPr>
            <w:rStyle w:val="Hipervnculo"/>
          </w:rPr>
          <w:t>https://doi.org/10.3390/app10010055</w:t>
        </w:r>
      </w:hyperlink>
      <w:bookmarkEnd w:id="238"/>
      <w:r w:rsidR="00E229F3">
        <w:t xml:space="preserve"> </w:t>
      </w:r>
    </w:p>
    <w:p w14:paraId="439E6D9E" w14:textId="1889763D" w:rsidR="00454B9B" w:rsidRDefault="00454B9B" w:rsidP="00576221">
      <w:pPr>
        <w:pStyle w:val="MDPI81references"/>
        <w:numPr>
          <w:ilvl w:val="0"/>
          <w:numId w:val="3"/>
        </w:numPr>
        <w:ind w:left="425" w:hanging="425"/>
      </w:pPr>
      <w:bookmarkStart w:id="239" w:name="_Ref198551324"/>
      <w:r>
        <w:t xml:space="preserve">F. Crespi, P. Rodríguez-de-Arriba, D. Sánchez, A. Muñoz, A methodology to design air-cooled condensers for supercritical power cycles using carbon dioxide and carbon dioxide mixtures, European sCO₂ Conference (2024). </w:t>
      </w:r>
      <w:hyperlink r:id="rId48" w:history="1">
        <w:r w:rsidR="00E229F3" w:rsidRPr="005040D2">
          <w:rPr>
            <w:rStyle w:val="Hipervnculo"/>
          </w:rPr>
          <w:t>https://doi.org/10.17185/duepublico/77329</w:t>
        </w:r>
      </w:hyperlink>
      <w:bookmarkEnd w:id="239"/>
      <w:r w:rsidR="00E229F3">
        <w:t xml:space="preserve"> </w:t>
      </w:r>
    </w:p>
    <w:p w14:paraId="25D40AB3" w14:textId="77777777" w:rsidR="00FB6566" w:rsidRDefault="00FB6566" w:rsidP="00FB6566">
      <w:pPr>
        <w:pStyle w:val="MDPI81references"/>
        <w:numPr>
          <w:ilvl w:val="0"/>
          <w:numId w:val="3"/>
        </w:numPr>
        <w:ind w:left="425" w:hanging="425"/>
      </w:pPr>
      <w:bookmarkStart w:id="240" w:name="_Ref198551046"/>
      <w:r>
        <w:t xml:space="preserve">L. Wang, L.-m. Pan, J. Wang, D. Chen, Y. Huang, W. Sun, L. Hu, Investigation on the effect of mixtures physical properties on cycle efficiency in the CO₂-based binary mixtures Brayton cycle, Prog. Nucl. Energy 143 (2022) 104049. </w:t>
      </w:r>
      <w:hyperlink r:id="rId49" w:history="1">
        <w:r w:rsidRPr="005040D2">
          <w:rPr>
            <w:rStyle w:val="Hipervnculo"/>
          </w:rPr>
          <w:t>https://doi.org/10.1016/j.pnucene.2021.104049</w:t>
        </w:r>
      </w:hyperlink>
      <w:bookmarkEnd w:id="240"/>
      <w:r>
        <w:t xml:space="preserve"> </w:t>
      </w:r>
    </w:p>
    <w:p w14:paraId="2FE01680" w14:textId="5B766CAC" w:rsidR="00454B9B" w:rsidRDefault="00454B9B" w:rsidP="00576221">
      <w:pPr>
        <w:pStyle w:val="MDPI81references"/>
        <w:numPr>
          <w:ilvl w:val="0"/>
          <w:numId w:val="3"/>
        </w:numPr>
        <w:ind w:left="425" w:hanging="425"/>
      </w:pPr>
      <w:bookmarkStart w:id="241" w:name="_Ref198551352"/>
      <w:r>
        <w:t xml:space="preserve">V.C. Illyés, G. Di Marcoberardino, A. Werner, M. Haider, G. Manzolini, Experimental evaluation of the CO₂-based mixture CO₂/C₆F₆ in a recuperated transcritical cycle, Energy 313 (2024) 133713. </w:t>
      </w:r>
      <w:hyperlink r:id="rId50" w:history="1">
        <w:r w:rsidR="00E229F3" w:rsidRPr="005040D2">
          <w:rPr>
            <w:rStyle w:val="Hipervnculo"/>
          </w:rPr>
          <w:t>https://doi.org/10.1016/j.energy.2024.133713</w:t>
        </w:r>
      </w:hyperlink>
      <w:bookmarkEnd w:id="241"/>
      <w:r w:rsidR="00E229F3">
        <w:t xml:space="preserve"> </w:t>
      </w:r>
    </w:p>
    <w:p w14:paraId="42CBE6A5" w14:textId="6766F327" w:rsidR="00454B9B" w:rsidRDefault="00454B9B" w:rsidP="00576221">
      <w:pPr>
        <w:pStyle w:val="MDPI81references"/>
        <w:numPr>
          <w:ilvl w:val="0"/>
          <w:numId w:val="3"/>
        </w:numPr>
        <w:ind w:left="425" w:hanging="425"/>
      </w:pPr>
      <w:bookmarkStart w:id="242" w:name="_Ref198551411"/>
      <w:r>
        <w:t xml:space="preserve">P.M. Tafur-Escanta, R. Valencia-Chapi, J. Muñoz-Antón, Exergetic and Entropy Analysis of the PCRC and RCMCI Brayton Cycles Using s-CO₂ Mixtures. Case Study: Marine Applications, European sCO₂ Conference (2024). </w:t>
      </w:r>
      <w:hyperlink r:id="rId51" w:history="1">
        <w:r w:rsidR="00E229F3" w:rsidRPr="005040D2">
          <w:rPr>
            <w:rStyle w:val="Hipervnculo"/>
          </w:rPr>
          <w:t>https://doi.org/10.17185/duepublico/77263</w:t>
        </w:r>
      </w:hyperlink>
      <w:bookmarkEnd w:id="242"/>
      <w:r w:rsidR="00E229F3">
        <w:t xml:space="preserve"> </w:t>
      </w:r>
    </w:p>
    <w:p w14:paraId="235C1FFC" w14:textId="03383101" w:rsidR="00454B9B" w:rsidRDefault="00454B9B" w:rsidP="00576221">
      <w:pPr>
        <w:pStyle w:val="MDPI81references"/>
        <w:numPr>
          <w:ilvl w:val="0"/>
          <w:numId w:val="3"/>
        </w:numPr>
        <w:ind w:left="425" w:hanging="425"/>
      </w:pPr>
      <w:bookmarkStart w:id="243" w:name="_Ref198551417"/>
      <w:r>
        <w:t xml:space="preserve">M. Doninelli, E. Morosini, D. Alfani, M. Astolfi, G. Di Marcoberardino, G. Manzolini, Analysis of the potential of CO₂ based mixtures to improve the efficiency of cogenerative waste heat recovery power plants, European sCO₂ Conference (2024). </w:t>
      </w:r>
      <w:hyperlink r:id="rId52" w:history="1">
        <w:r w:rsidR="00E229F3" w:rsidRPr="005040D2">
          <w:rPr>
            <w:rStyle w:val="Hipervnculo"/>
          </w:rPr>
          <w:t>https://doi.org/10.17185/duepublico/77287</w:t>
        </w:r>
      </w:hyperlink>
      <w:bookmarkEnd w:id="243"/>
      <w:r w:rsidR="00E229F3">
        <w:t xml:space="preserve"> </w:t>
      </w:r>
    </w:p>
    <w:p w14:paraId="2043CA6F" w14:textId="70F0F03E" w:rsidR="00454B9B" w:rsidRDefault="00454B9B" w:rsidP="00576221">
      <w:pPr>
        <w:pStyle w:val="MDPI81references"/>
        <w:numPr>
          <w:ilvl w:val="0"/>
          <w:numId w:val="3"/>
        </w:numPr>
        <w:ind w:left="425" w:hanging="425"/>
      </w:pPr>
      <w:bookmarkStart w:id="244" w:name="_Ref198551457"/>
      <w:r>
        <w:t xml:space="preserve">P. Rodríguez-de-Arriba, F. Crespi, S. Pace, D. Sánchez, Mapping the techno-economic potential of next-generation CSP plants running on transcritical CO₂-based power cycles, Energy 310 (2024) 133142. </w:t>
      </w:r>
      <w:hyperlink r:id="rId53" w:history="1">
        <w:r w:rsidR="00E229F3" w:rsidRPr="005040D2">
          <w:rPr>
            <w:rStyle w:val="Hipervnculo"/>
          </w:rPr>
          <w:t>https://doi.org/10.1016/j.energy.2024.133142</w:t>
        </w:r>
      </w:hyperlink>
      <w:bookmarkEnd w:id="244"/>
      <w:r w:rsidR="00E229F3">
        <w:t xml:space="preserve"> </w:t>
      </w:r>
    </w:p>
    <w:p w14:paraId="63B9CD87" w14:textId="5443D977" w:rsidR="00454B9B" w:rsidRDefault="00454B9B" w:rsidP="00576221">
      <w:pPr>
        <w:pStyle w:val="MDPI81references"/>
        <w:numPr>
          <w:ilvl w:val="0"/>
          <w:numId w:val="3"/>
        </w:numPr>
        <w:ind w:left="425" w:hanging="425"/>
      </w:pPr>
      <w:bookmarkStart w:id="245" w:name="_Ref198551472"/>
      <w:r>
        <w:t xml:space="preserve">L. Vesely, K.R.V. Manikantachari, S. Vasu, J. Kapat, V. Dostal, S. Martin, Effect of impurities on compressor and cooler in supercritical CO₂ cycles, J. Energy Resour. Technol. 141 (2019) 012003. </w:t>
      </w:r>
      <w:hyperlink r:id="rId54" w:history="1">
        <w:r w:rsidR="00E229F3" w:rsidRPr="005040D2">
          <w:rPr>
            <w:rStyle w:val="Hipervnculo"/>
          </w:rPr>
          <w:t>https://doi.org/10.1115/1.4040581</w:t>
        </w:r>
      </w:hyperlink>
      <w:bookmarkEnd w:id="245"/>
      <w:r w:rsidR="00E229F3">
        <w:t xml:space="preserve"> </w:t>
      </w:r>
    </w:p>
    <w:p w14:paraId="038AEA5E" w14:textId="77777777" w:rsidR="00882543" w:rsidRDefault="00882543" w:rsidP="00576221">
      <w:pPr>
        <w:pStyle w:val="MDPI81references"/>
        <w:numPr>
          <w:ilvl w:val="0"/>
          <w:numId w:val="3"/>
        </w:numPr>
        <w:ind w:left="425" w:hanging="425"/>
      </w:pPr>
      <w:bookmarkStart w:id="246" w:name="_Ref198551600"/>
      <w:bookmarkStart w:id="247" w:name="_Ref198562111"/>
      <w:r>
        <w:t xml:space="preserve">X. Wang, L. Zhang, Z. Zhu, M. Hu, J. Wang, X. Fan, Performance improvement overview of the supercritical carbon dioxide Brayton cycle, Processes 11 (2023) 2795. </w:t>
      </w:r>
      <w:hyperlink r:id="rId55" w:history="1">
        <w:r w:rsidRPr="005040D2">
          <w:rPr>
            <w:rStyle w:val="Hipervnculo"/>
          </w:rPr>
          <w:t>https://doi.org/10.3390/pr11092795</w:t>
        </w:r>
      </w:hyperlink>
      <w:bookmarkEnd w:id="246"/>
    </w:p>
    <w:p w14:paraId="6A0E9FA3" w14:textId="27FBD79A" w:rsidR="00454B9B" w:rsidRDefault="00454B9B" w:rsidP="00576221">
      <w:pPr>
        <w:pStyle w:val="MDPI81references"/>
        <w:numPr>
          <w:ilvl w:val="0"/>
          <w:numId w:val="3"/>
        </w:numPr>
        <w:ind w:left="425" w:hanging="425"/>
      </w:pPr>
      <w:bookmarkStart w:id="248" w:name="_Ref198562323"/>
      <w:r>
        <w:t xml:space="preserve">A.S. Abdeldanyem, M.T. White, A. Paggini, M. Ruggiero, A.I. Sayma, Integrated aerodynamic and structural blade shape optimization of axial turbines operating with supercritical carbon dioxide blended with dopants, J. Eng. Gas Turbines Power 144 (2022) 101016. </w:t>
      </w:r>
      <w:hyperlink r:id="rId56" w:history="1">
        <w:r w:rsidR="00E229F3" w:rsidRPr="005040D2">
          <w:rPr>
            <w:rStyle w:val="Hipervnculo"/>
          </w:rPr>
          <w:t>https://doi.org/10.1115/1.4055232</w:t>
        </w:r>
      </w:hyperlink>
      <w:bookmarkEnd w:id="247"/>
      <w:bookmarkEnd w:id="248"/>
      <w:r w:rsidR="00E229F3">
        <w:t xml:space="preserve"> </w:t>
      </w:r>
    </w:p>
    <w:p w14:paraId="4E0F2A1F" w14:textId="00C02B7E" w:rsidR="00454B9B" w:rsidRDefault="00454B9B" w:rsidP="00576221">
      <w:pPr>
        <w:pStyle w:val="MDPI81references"/>
        <w:numPr>
          <w:ilvl w:val="0"/>
          <w:numId w:val="3"/>
        </w:numPr>
        <w:ind w:left="425" w:hanging="425"/>
      </w:pPr>
      <w:bookmarkStart w:id="249" w:name="_Ref198562114"/>
      <w:r>
        <w:t xml:space="preserve">S.I. Salah, F. Crespi, M.T. White, A. Muñoz, A. Paggini, M. Ruggiero, D. Sánchez, A.I. Sayma, Axial turbine flow path design for concentrated solar power plants operating with CO₂ blends, Appl. Therm. Eng. 230 (2023) 120612. </w:t>
      </w:r>
      <w:hyperlink r:id="rId57" w:history="1">
        <w:r w:rsidR="00E229F3" w:rsidRPr="005040D2">
          <w:rPr>
            <w:rStyle w:val="Hipervnculo"/>
          </w:rPr>
          <w:t>https://doi.org/10.1016/j.applthermaleng.2023.120612</w:t>
        </w:r>
      </w:hyperlink>
      <w:bookmarkEnd w:id="249"/>
      <w:r w:rsidR="00E229F3">
        <w:t xml:space="preserve"> </w:t>
      </w:r>
    </w:p>
    <w:p w14:paraId="36CFD568" w14:textId="779437E4" w:rsidR="00454B9B" w:rsidRDefault="00454B9B" w:rsidP="00576221">
      <w:pPr>
        <w:pStyle w:val="MDPI81references"/>
        <w:numPr>
          <w:ilvl w:val="0"/>
          <w:numId w:val="3"/>
        </w:numPr>
        <w:ind w:left="425" w:hanging="425"/>
      </w:pPr>
      <w:bookmarkStart w:id="250" w:name="_Ref198562116"/>
      <w:r>
        <w:t xml:space="preserve">A.S. Abdeldanyem, S.I. Salah, M.T. White, A.I. Sayma, A modified loss breakdown approach for axial turbines operating with blended supercritical carbon dioxide, J. Eng. Gas Turbines Power 145 (2023) 081002. </w:t>
      </w:r>
      <w:hyperlink r:id="rId58" w:history="1">
        <w:r w:rsidR="00894490" w:rsidRPr="005040D2">
          <w:rPr>
            <w:rStyle w:val="Hipervnculo"/>
          </w:rPr>
          <w:t>https://doi.org/10.1115/1.4062478</w:t>
        </w:r>
      </w:hyperlink>
      <w:bookmarkEnd w:id="250"/>
      <w:r w:rsidR="00894490">
        <w:t xml:space="preserve"> </w:t>
      </w:r>
    </w:p>
    <w:p w14:paraId="117374A9" w14:textId="50E32C3F" w:rsidR="00454B9B" w:rsidRDefault="0073449B" w:rsidP="00786C6B">
      <w:pPr>
        <w:pStyle w:val="MDPI81references"/>
        <w:numPr>
          <w:ilvl w:val="0"/>
          <w:numId w:val="3"/>
        </w:numPr>
        <w:ind w:left="425" w:hanging="425"/>
      </w:pPr>
      <w:bookmarkStart w:id="251" w:name="_Ref198563253"/>
      <w:r w:rsidRPr="0073449B">
        <w:t>Liu, J.; Yu, A.; Lin, X.; Su, W.; Ou, S. Performances of Transcritical Power Cycles with CO</w:t>
      </w:r>
      <w:r w:rsidRPr="0073449B">
        <w:rPr>
          <w:vertAlign w:val="subscript"/>
        </w:rPr>
        <w:t>2</w:t>
      </w:r>
      <w:r w:rsidRPr="0073449B">
        <w:t>-Based Mixtures for the</w:t>
      </w:r>
      <w:r w:rsidR="00164904">
        <w:t xml:space="preserve"> </w:t>
      </w:r>
      <w:r w:rsidRPr="0073449B">
        <w:t xml:space="preserve">Waste Heat Recovery of ICE. Entropy 2021, 23, 1551. </w:t>
      </w:r>
      <w:hyperlink r:id="rId59" w:history="1">
        <w:r w:rsidRPr="0073449B">
          <w:rPr>
            <w:rStyle w:val="Hipervnculo"/>
          </w:rPr>
          <w:t>https://doi.org/</w:t>
        </w:r>
        <w:r w:rsidRPr="0088460E">
          <w:rPr>
            <w:rStyle w:val="Hipervnculo"/>
          </w:rPr>
          <w:t>10.3390/e23111551</w:t>
        </w:r>
      </w:hyperlink>
      <w:bookmarkEnd w:id="251"/>
      <w:r>
        <w:t xml:space="preserve">  </w:t>
      </w:r>
    </w:p>
    <w:p w14:paraId="154F3810" w14:textId="3870C07F" w:rsidR="00454B9B" w:rsidRDefault="00454B9B" w:rsidP="00576221">
      <w:pPr>
        <w:pStyle w:val="MDPI81references"/>
        <w:numPr>
          <w:ilvl w:val="0"/>
          <w:numId w:val="3"/>
        </w:numPr>
        <w:ind w:left="425" w:hanging="425"/>
      </w:pPr>
      <w:bookmarkStart w:id="252" w:name="_Ref198562723"/>
      <w:r>
        <w:t xml:space="preserve">A. Yu, W. Su, L. Zhao, X. Lin, N. Zhou, New knowledge on the performance of supercritical Brayton cycle with CO₂-based mixtures, Energies 13 (2020) 1741. </w:t>
      </w:r>
      <w:hyperlink r:id="rId60" w:history="1">
        <w:r w:rsidR="00E229F3" w:rsidRPr="005040D2">
          <w:rPr>
            <w:rStyle w:val="Hipervnculo"/>
          </w:rPr>
          <w:t>https://doi.org/10.3390/en13071741</w:t>
        </w:r>
      </w:hyperlink>
      <w:bookmarkEnd w:id="252"/>
      <w:r w:rsidR="00E229F3">
        <w:t xml:space="preserve"> </w:t>
      </w:r>
    </w:p>
    <w:p w14:paraId="1B2667ED" w14:textId="2AFE98E8" w:rsidR="00454B9B" w:rsidRDefault="00454B9B" w:rsidP="00576221">
      <w:pPr>
        <w:pStyle w:val="MDPI81references"/>
        <w:numPr>
          <w:ilvl w:val="0"/>
          <w:numId w:val="3"/>
        </w:numPr>
        <w:ind w:left="425" w:hanging="425"/>
      </w:pPr>
      <w:bookmarkStart w:id="253" w:name="_Ref198562750"/>
      <w:r>
        <w:t xml:space="preserve">E. Morosini, D. Alfani, S.I. Salah, A. Abdeldanyem, F. Crespi, G. Di Marcoberardino, G. Manzolini, Off-design of a CO₂-based mixture transcritical cycle for CSP applications: Analysis at part load and variable ambient temperature, Appl. Therm. Eng. 236 (2024) 121735. </w:t>
      </w:r>
      <w:hyperlink r:id="rId61" w:history="1">
        <w:r w:rsidR="00E229F3" w:rsidRPr="005040D2">
          <w:rPr>
            <w:rStyle w:val="Hipervnculo"/>
          </w:rPr>
          <w:t>https://doi.org/10.1016/j.applthermaleng.2023.121735</w:t>
        </w:r>
      </w:hyperlink>
      <w:bookmarkEnd w:id="253"/>
      <w:r w:rsidR="00E229F3">
        <w:t xml:space="preserve"> </w:t>
      </w:r>
    </w:p>
    <w:p w14:paraId="2B6DA5B9" w14:textId="3E999BA6" w:rsidR="00454B9B" w:rsidRDefault="00454B9B" w:rsidP="00576221">
      <w:pPr>
        <w:pStyle w:val="MDPI81references"/>
        <w:numPr>
          <w:ilvl w:val="0"/>
          <w:numId w:val="3"/>
        </w:numPr>
        <w:ind w:left="425" w:hanging="425"/>
      </w:pPr>
      <w:bookmarkStart w:id="254" w:name="_Ref198562752"/>
      <w:r>
        <w:t xml:space="preserve">M. Doninelli, G. Di Marcoberardino, C.M. Invernizzi, P. Iora, Experimental isochoric apparatus for bubble points determination: Application to CO₂ binary mixtures as advanced working fluids, Int. J. Thermofluid. 23 (2024) 100742. </w:t>
      </w:r>
      <w:hyperlink r:id="rId62" w:history="1">
        <w:r w:rsidR="00E229F3" w:rsidRPr="005040D2">
          <w:rPr>
            <w:rStyle w:val="Hipervnculo"/>
          </w:rPr>
          <w:t>https://doi.org/10.1016/j.ijft.2024.100742</w:t>
        </w:r>
      </w:hyperlink>
      <w:bookmarkEnd w:id="254"/>
      <w:r w:rsidR="00E229F3">
        <w:t xml:space="preserve"> </w:t>
      </w:r>
    </w:p>
    <w:p w14:paraId="287B6DA5" w14:textId="4A34133D" w:rsidR="00454B9B" w:rsidRDefault="00454B9B" w:rsidP="00576221">
      <w:pPr>
        <w:pStyle w:val="MDPI81references"/>
        <w:numPr>
          <w:ilvl w:val="0"/>
          <w:numId w:val="3"/>
        </w:numPr>
        <w:ind w:left="425" w:hanging="425"/>
      </w:pPr>
      <w:bookmarkStart w:id="255" w:name="_Ref198560774"/>
      <w:r>
        <w:t xml:space="preserve">M. Baiguini, M. Doninelli, E. Morosini, D. Alfani, G. Di Marcoberardino, P.G. Iora, G. Manzolini, C.M. Invernizzi, M. Astolfi, Small scale CO₂ based trigeneration plants in heat recovery applications, Appl. Therm. Eng. 255 (2024) 123943. </w:t>
      </w:r>
      <w:hyperlink r:id="rId63" w:history="1">
        <w:r w:rsidR="00E229F3" w:rsidRPr="005040D2">
          <w:rPr>
            <w:rStyle w:val="Hipervnculo"/>
          </w:rPr>
          <w:t>https://doi.org/10.1016/j.applthermaleng.2024.123943</w:t>
        </w:r>
      </w:hyperlink>
      <w:bookmarkEnd w:id="255"/>
      <w:r w:rsidR="00E229F3">
        <w:t xml:space="preserve"> </w:t>
      </w:r>
    </w:p>
    <w:p w14:paraId="222A18B4" w14:textId="7E45FF46" w:rsidR="00454B9B" w:rsidRDefault="00454B9B" w:rsidP="00576221">
      <w:pPr>
        <w:pStyle w:val="MDPI81references"/>
        <w:numPr>
          <w:ilvl w:val="0"/>
          <w:numId w:val="3"/>
        </w:numPr>
        <w:ind w:left="425" w:hanging="425"/>
      </w:pPr>
      <w:bookmarkStart w:id="256" w:name="_Ref198560777"/>
      <w:r>
        <w:t xml:space="preserve">M. Baiguini, G. Di Marcoberardino, P.G. Iora, High-temperature electrolysis integrated with advanced power cycles for the combined production of green hydrogen, heat and power, Energy Convers. Manag. 322 (2024) 119121. </w:t>
      </w:r>
      <w:hyperlink r:id="rId64" w:history="1">
        <w:r w:rsidR="00E229F3" w:rsidRPr="005040D2">
          <w:rPr>
            <w:rStyle w:val="Hipervnculo"/>
          </w:rPr>
          <w:t>https://doi.org/10.1016/j.enconman.2024.119121</w:t>
        </w:r>
      </w:hyperlink>
      <w:bookmarkEnd w:id="256"/>
      <w:r w:rsidR="00E229F3">
        <w:t xml:space="preserve"> </w:t>
      </w:r>
    </w:p>
    <w:p w14:paraId="440268FD" w14:textId="4C64E11F" w:rsidR="00454B9B" w:rsidRDefault="00454B9B" w:rsidP="00576221">
      <w:pPr>
        <w:pStyle w:val="MDPI81references"/>
        <w:numPr>
          <w:ilvl w:val="0"/>
          <w:numId w:val="3"/>
        </w:numPr>
        <w:ind w:left="425" w:hanging="425"/>
      </w:pPr>
      <w:bookmarkStart w:id="257" w:name="_Ref198560789"/>
      <w:r>
        <w:lastRenderedPageBreak/>
        <w:t xml:space="preserve">Y.-N. Ma, P. Hu, Thermo-economic comparative study and multi-objective optimization of supercritical CO₂-based mixtures Brayton cycle combined with absorption refrigeration cycle, J. Therm. Sci. Eng. Appl. 15 (2023) 084501. </w:t>
      </w:r>
      <w:hyperlink r:id="rId65" w:history="1">
        <w:r w:rsidR="00E229F3" w:rsidRPr="005040D2">
          <w:rPr>
            <w:rStyle w:val="Hipervnculo"/>
          </w:rPr>
          <w:t>https://doi.org/10.1115/1.4062435</w:t>
        </w:r>
      </w:hyperlink>
      <w:bookmarkEnd w:id="257"/>
      <w:r w:rsidR="00E229F3">
        <w:t xml:space="preserve"> </w:t>
      </w:r>
    </w:p>
    <w:p w14:paraId="2B828335" w14:textId="65E56D43" w:rsidR="00454B9B" w:rsidRDefault="00454B9B" w:rsidP="00576221">
      <w:pPr>
        <w:pStyle w:val="MDPI81references"/>
        <w:numPr>
          <w:ilvl w:val="0"/>
          <w:numId w:val="3"/>
        </w:numPr>
        <w:ind w:left="425" w:hanging="425"/>
      </w:pPr>
      <w:bookmarkStart w:id="258" w:name="_Ref198560802"/>
      <w:r>
        <w:t xml:space="preserve">NIST Chemistry WebBook, Critical Properties of Krypton, Methane, CF₄, NF₃. </w:t>
      </w:r>
      <w:hyperlink r:id="rId66" w:history="1">
        <w:r w:rsidR="00894490" w:rsidRPr="005040D2">
          <w:rPr>
            <w:rStyle w:val="Hipervnculo"/>
          </w:rPr>
          <w:t>https://webbook.nist.gov/chemistry</w:t>
        </w:r>
      </w:hyperlink>
      <w:bookmarkEnd w:id="258"/>
      <w:r w:rsidR="00894490">
        <w:t xml:space="preserve"> </w:t>
      </w:r>
    </w:p>
    <w:p w14:paraId="48F0652A" w14:textId="2EED92DF" w:rsidR="00454B9B" w:rsidRDefault="00454B9B" w:rsidP="00576221">
      <w:pPr>
        <w:pStyle w:val="MDPI81references"/>
        <w:numPr>
          <w:ilvl w:val="0"/>
          <w:numId w:val="3"/>
        </w:numPr>
        <w:ind w:left="425" w:hanging="425"/>
      </w:pPr>
      <w:bookmarkStart w:id="259" w:name="_Ref198560811"/>
      <w:r>
        <w:t xml:space="preserve">IPCC Fifth Assessment Report (AR5) – Global Warming Potentials. </w:t>
      </w:r>
      <w:hyperlink r:id="rId67" w:history="1">
        <w:r w:rsidR="00E229F3" w:rsidRPr="005040D2">
          <w:rPr>
            <w:rStyle w:val="Hipervnculo"/>
          </w:rPr>
          <w:t>https://www.ipcc.ch/report/ar5/</w:t>
        </w:r>
      </w:hyperlink>
      <w:bookmarkEnd w:id="259"/>
      <w:r w:rsidR="00E229F3">
        <w:t xml:space="preserve"> </w:t>
      </w:r>
    </w:p>
    <w:p w14:paraId="4965DF17" w14:textId="0E6CCA94" w:rsidR="00454B9B" w:rsidRDefault="00454B9B" w:rsidP="00576221">
      <w:pPr>
        <w:pStyle w:val="MDPI81references"/>
        <w:numPr>
          <w:ilvl w:val="0"/>
          <w:numId w:val="3"/>
        </w:numPr>
        <w:ind w:left="425" w:hanging="425"/>
      </w:pPr>
      <w:bookmarkStart w:id="260" w:name="_Ref198560819"/>
      <w:r>
        <w:t xml:space="preserve">M. Doninelli, E. Morosini, G. Di Marcoberardino, C.M. Invernizzi, P. Iora, Experimental characterization of CO₂–SiCl₄ mixture as innovative working fluid, Energy 299 (2024) 131197. </w:t>
      </w:r>
      <w:hyperlink r:id="rId68" w:history="1">
        <w:r w:rsidR="00E229F3" w:rsidRPr="005040D2">
          <w:rPr>
            <w:rStyle w:val="Hipervnculo"/>
          </w:rPr>
          <w:t>https://doi.org/10.1016/j.energy.2024.131197</w:t>
        </w:r>
      </w:hyperlink>
      <w:bookmarkEnd w:id="260"/>
      <w:r w:rsidR="00E229F3">
        <w:t xml:space="preserve"> </w:t>
      </w:r>
    </w:p>
    <w:p w14:paraId="642C3F3C" w14:textId="033E52D7" w:rsidR="00454B9B" w:rsidRDefault="00454B9B" w:rsidP="00576221">
      <w:pPr>
        <w:pStyle w:val="MDPI81references"/>
        <w:numPr>
          <w:ilvl w:val="0"/>
          <w:numId w:val="3"/>
        </w:numPr>
        <w:ind w:left="425" w:hanging="425"/>
      </w:pPr>
      <w:bookmarkStart w:id="261" w:name="_Ref198560825"/>
      <w:r>
        <w:t xml:space="preserve">F. Crespi, P. Rodríguez-de-Arriba, D. Sánchez, L. García-Rodríguez, Principles of operational optimization of CSP plants based on carbon dioxide mixtures, Appl. Therm. Eng. 260 (2025) 124871. </w:t>
      </w:r>
      <w:hyperlink r:id="rId69" w:history="1">
        <w:r w:rsidR="00E229F3" w:rsidRPr="005040D2">
          <w:rPr>
            <w:rStyle w:val="Hipervnculo"/>
          </w:rPr>
          <w:t>https://doi.org/10.1016/j.applthermaleng.2024.124871</w:t>
        </w:r>
      </w:hyperlink>
      <w:bookmarkEnd w:id="261"/>
      <w:r w:rsidR="00E229F3">
        <w:t xml:space="preserve">  </w:t>
      </w:r>
    </w:p>
    <w:p w14:paraId="1082BE63" w14:textId="3F86F92A" w:rsidR="00454B9B" w:rsidRDefault="00454B9B" w:rsidP="00576221">
      <w:pPr>
        <w:pStyle w:val="MDPI81references"/>
        <w:numPr>
          <w:ilvl w:val="0"/>
          <w:numId w:val="3"/>
        </w:numPr>
        <w:ind w:left="425" w:hanging="425"/>
      </w:pPr>
      <w:bookmarkStart w:id="262" w:name="_Ref198560855"/>
      <w:r>
        <w:t xml:space="preserve">Q. Deng, A. Liu, J. Li, Z. Feng, A review on supercritical CO₂ and CO₂-based mixture in power cycle, Energy Convers. Manag. 324 (2025) 119295. </w:t>
      </w:r>
      <w:hyperlink r:id="rId70" w:history="1">
        <w:r w:rsidR="00E229F3" w:rsidRPr="005040D2">
          <w:rPr>
            <w:rStyle w:val="Hipervnculo"/>
          </w:rPr>
          <w:t>https://doi.org/10.1016/j.enconman.2024.119295</w:t>
        </w:r>
      </w:hyperlink>
      <w:bookmarkEnd w:id="262"/>
      <w:r w:rsidR="00E229F3">
        <w:t xml:space="preserve"> </w:t>
      </w:r>
    </w:p>
    <w:p w14:paraId="02CE8A6D" w14:textId="28343329" w:rsidR="00454B9B" w:rsidRDefault="00454B9B" w:rsidP="00576221">
      <w:pPr>
        <w:pStyle w:val="MDPI81references"/>
        <w:numPr>
          <w:ilvl w:val="0"/>
          <w:numId w:val="3"/>
        </w:numPr>
        <w:ind w:left="425" w:hanging="425"/>
      </w:pPr>
      <w:bookmarkStart w:id="263" w:name="_Ref198560872"/>
      <w:r>
        <w:t>Dyreby, J.J. Modeling the Supercritical Carbon Dioxide Brayton Cycle with Recompression. Ph.D. Thesis, University of Wisconsin–Madison, 2014.</w:t>
      </w:r>
      <w:r w:rsidR="00894490">
        <w:t xml:space="preserve"> </w:t>
      </w:r>
      <w:hyperlink r:id="rId71" w:history="1">
        <w:r w:rsidR="00894490" w:rsidRPr="005040D2">
          <w:rPr>
            <w:rStyle w:val="Hipervnculo"/>
          </w:rPr>
          <w:t>https://sel.me.wisc.edu/publications/theses/dyreby14.zip</w:t>
        </w:r>
      </w:hyperlink>
      <w:bookmarkEnd w:id="263"/>
      <w:r w:rsidR="00894490">
        <w:t xml:space="preserve"> </w:t>
      </w:r>
    </w:p>
    <w:p w14:paraId="48A11C63" w14:textId="269A89F2" w:rsidR="00454B9B" w:rsidRDefault="00454B9B" w:rsidP="00576221">
      <w:pPr>
        <w:pStyle w:val="MDPI81references"/>
        <w:numPr>
          <w:ilvl w:val="0"/>
          <w:numId w:val="3"/>
        </w:numPr>
        <w:ind w:left="425" w:hanging="425"/>
      </w:pPr>
      <w:bookmarkStart w:id="264" w:name="_Ref198560877"/>
      <w:r w:rsidRPr="005A5C0E">
        <w:rPr>
          <w:lang w:val="es-ES"/>
          <w:rPrChange w:id="265" w:author="Luis Coco Enriquez" w:date="2025-05-20T09:26:00Z">
            <w:rPr/>
          </w:rPrChange>
        </w:rPr>
        <w:t xml:space="preserve">Coco-Enríquez, L. Nueva Generación de Centrales Termosolares con Colectores Solares Lineales Acoplados a Ciclos Supercríticos de Potencia. </w:t>
      </w:r>
      <w:r>
        <w:t>Ph.D. Thesis, UPM, Spain, 2017.</w:t>
      </w:r>
      <w:r w:rsidR="00894490">
        <w:t xml:space="preserve"> </w:t>
      </w:r>
      <w:hyperlink r:id="rId72" w:history="1">
        <w:r w:rsidR="00894490" w:rsidRPr="005040D2">
          <w:rPr>
            <w:rStyle w:val="Hipervnculo"/>
          </w:rPr>
          <w:t>http://dx.doi.org/10.20868/UPM.thesis.44002</w:t>
        </w:r>
      </w:hyperlink>
      <w:bookmarkEnd w:id="264"/>
      <w:r w:rsidR="00894490">
        <w:t xml:space="preserve"> </w:t>
      </w:r>
    </w:p>
    <w:p w14:paraId="49A0B85E" w14:textId="196B1FE6" w:rsidR="009B410E" w:rsidRDefault="009B410E" w:rsidP="00576221">
      <w:pPr>
        <w:pStyle w:val="MDPI81references"/>
        <w:numPr>
          <w:ilvl w:val="0"/>
          <w:numId w:val="3"/>
        </w:numPr>
        <w:ind w:left="425" w:hanging="425"/>
      </w:pPr>
      <w:bookmarkStart w:id="266" w:name="_Ref198564144"/>
      <w:r w:rsidRPr="009B410E">
        <w:t xml:space="preserve">Y. Çengel, M. Boles, and M. Kanoglu, Thermodynamics. An Engineering Approach, 10th ed. McGraw Hill, 2024. Accessed: Feb. 10, 2025. [Online]. Available: </w:t>
      </w:r>
      <w:hyperlink r:id="rId73" w:history="1">
        <w:r w:rsidRPr="0088460E">
          <w:rPr>
            <w:rStyle w:val="Hipervnculo"/>
          </w:rPr>
          <w:t>https://www.mheducation.com/highered/product/thermodynamics-an-engineering-approach-cengel.html</w:t>
        </w:r>
      </w:hyperlink>
      <w:bookmarkEnd w:id="266"/>
      <w:r>
        <w:t xml:space="preserve"> </w:t>
      </w:r>
    </w:p>
    <w:p w14:paraId="7C6B6A6E" w14:textId="77777777" w:rsidR="00AF2B5B" w:rsidRDefault="009B410E" w:rsidP="00576221">
      <w:pPr>
        <w:pStyle w:val="MDPI81references"/>
        <w:numPr>
          <w:ilvl w:val="0"/>
          <w:numId w:val="3"/>
        </w:numPr>
        <w:ind w:left="425" w:hanging="425"/>
      </w:pPr>
      <w:bookmarkStart w:id="267" w:name="_Ref198564388"/>
      <w:r w:rsidRPr="009B410E">
        <w:t>K. Ökten and B. Kurşun, “Thermo-economic assessment of a thermally integrated pumped thermal energy storage (TI-PTES) system combined with an absorption refrigeration cycle driven by low-grade heat source,” J Energy Storage, vol. 51, Jul. 2022,</w:t>
      </w:r>
      <w:r>
        <w:t xml:space="preserve"> </w:t>
      </w:r>
      <w:hyperlink r:id="rId74" w:history="1">
        <w:r w:rsidRPr="0088460E">
          <w:rPr>
            <w:rStyle w:val="Hipervnculo"/>
          </w:rPr>
          <w:t>https://doi.org/10.1016/j.est.2022.104486</w:t>
        </w:r>
      </w:hyperlink>
      <w:bookmarkEnd w:id="267"/>
      <w:r>
        <w:t xml:space="preserve"> </w:t>
      </w:r>
    </w:p>
    <w:p w14:paraId="04CFFC16" w14:textId="77777777" w:rsidR="00AF2B5B" w:rsidRDefault="00AF2B5B" w:rsidP="00AF2B5B">
      <w:pPr>
        <w:pStyle w:val="MDPI81references"/>
        <w:numPr>
          <w:ilvl w:val="0"/>
          <w:numId w:val="3"/>
        </w:numPr>
        <w:ind w:left="425" w:hanging="425"/>
      </w:pPr>
      <w:bookmarkStart w:id="268" w:name="_Ref198564585"/>
      <w:r w:rsidRPr="00AF2B5B">
        <w:t xml:space="preserve">O. P. Sharma, S. C. Kaushik, and K. Manjunath, “Thermodynamic analysis and optimization of a supercritical CO2 regenerative recompression Brayton cycle coupled with a marine gas turbine for shipboard waste heat recovery,” Thermal Science and Engineering Progress, vol. 3, pp. 62–74, Sep. 2017, </w:t>
      </w:r>
      <w:hyperlink r:id="rId75" w:history="1">
        <w:r w:rsidRPr="0088460E">
          <w:rPr>
            <w:rStyle w:val="Hipervnculo"/>
          </w:rPr>
          <w:t>https://doi.org/10.1016/j.tsep.2017.06.004</w:t>
        </w:r>
      </w:hyperlink>
      <w:bookmarkEnd w:id="268"/>
      <w:r>
        <w:t xml:space="preserve"> </w:t>
      </w:r>
    </w:p>
    <w:p w14:paraId="2DDD99B5" w14:textId="67E2C05B" w:rsidR="004219E9" w:rsidRDefault="004219E9" w:rsidP="00AF2B5B">
      <w:pPr>
        <w:pStyle w:val="MDPI81references"/>
        <w:numPr>
          <w:ilvl w:val="0"/>
          <w:numId w:val="3"/>
        </w:numPr>
        <w:ind w:left="425" w:hanging="425"/>
      </w:pPr>
      <w:bookmarkStart w:id="269" w:name="_Ref198564881"/>
      <w:r w:rsidRPr="005A5C0E">
        <w:rPr>
          <w:lang w:val="es-ES"/>
          <w:rPrChange w:id="270" w:author="Luis Coco Enriquez" w:date="2025-05-20T09:26:00Z">
            <w:rPr/>
          </w:rPrChange>
        </w:rPr>
        <w:t xml:space="preserve">R. Nieto-Carlier, C. Gonzalez-Fernandez, I. Lopez-Paniagua, A. Jimenez-Alvaro, and J. Rodriguez-Marin, Termodinámica. </w:t>
      </w:r>
      <w:r w:rsidRPr="004219E9">
        <w:t>Dextra Editorial S.L., 2014</w:t>
      </w:r>
      <w:bookmarkEnd w:id="269"/>
      <w:r w:rsidR="00891780">
        <w:t xml:space="preserve">, </w:t>
      </w:r>
      <w:hyperlink r:id="rId76" w:history="1">
        <w:r w:rsidR="00891780" w:rsidRPr="0088460E">
          <w:rPr>
            <w:rStyle w:val="Hipervnculo"/>
          </w:rPr>
          <w:t>https://l1nq.com/kBQVo</w:t>
        </w:r>
      </w:hyperlink>
      <w:r w:rsidR="00891780">
        <w:t xml:space="preserve"> </w:t>
      </w:r>
    </w:p>
    <w:p w14:paraId="401C9DB5" w14:textId="66CFD11A" w:rsidR="004219E9" w:rsidRDefault="004219E9" w:rsidP="00AF2B5B">
      <w:pPr>
        <w:pStyle w:val="MDPI81references"/>
        <w:numPr>
          <w:ilvl w:val="0"/>
          <w:numId w:val="3"/>
        </w:numPr>
        <w:ind w:left="425" w:hanging="425"/>
      </w:pPr>
      <w:bookmarkStart w:id="271" w:name="_Ref198564893"/>
      <w:r w:rsidRPr="004219E9">
        <w:t>D. E. Winterbone and Ali. Turan, Advanced Thermodynamics for Engineers, Second. Elsevier Ltd, 2015</w:t>
      </w:r>
      <w:bookmarkEnd w:id="271"/>
      <w:r w:rsidR="00DC7CFF">
        <w:t xml:space="preserve">, </w:t>
      </w:r>
      <w:hyperlink r:id="rId77" w:history="1">
        <w:r w:rsidR="00DC7CFF" w:rsidRPr="0088460E">
          <w:rPr>
            <w:rStyle w:val="Hipervnculo"/>
          </w:rPr>
          <w:t>https://doi.org/10.1016/C2013-0-13437-X</w:t>
        </w:r>
      </w:hyperlink>
      <w:r w:rsidR="00DC7CFF">
        <w:t xml:space="preserve"> </w:t>
      </w:r>
    </w:p>
    <w:p w14:paraId="69358D23" w14:textId="589E3B74" w:rsidR="009B410E" w:rsidRDefault="004219E9" w:rsidP="00AF2B5B">
      <w:pPr>
        <w:pStyle w:val="MDPI81references"/>
        <w:numPr>
          <w:ilvl w:val="0"/>
          <w:numId w:val="3"/>
        </w:numPr>
        <w:ind w:left="425" w:hanging="425"/>
      </w:pPr>
      <w:bookmarkStart w:id="272" w:name="_Ref198564900"/>
      <w:r w:rsidRPr="004219E9">
        <w:t>P. Tafur-Escanta, I. López-Paniagua, and J. Muñoz-Antón, “Thermodynamics Analysis of the Supercritical CO2 Binary Mixtures for Brayton Power Cycles,” Energy, vol. 270, May</w:t>
      </w:r>
      <w:r>
        <w:t xml:space="preserve"> </w:t>
      </w:r>
      <w:r w:rsidRPr="004219E9">
        <w:t xml:space="preserve">2023, </w:t>
      </w:r>
      <w:bookmarkEnd w:id="272"/>
      <w:r w:rsidR="00DC7CFF">
        <w:fldChar w:fldCharType="begin"/>
      </w:r>
      <w:r w:rsidR="00DC7CFF">
        <w:instrText>HYPERLINK "</w:instrText>
      </w:r>
      <w:r w:rsidR="00DC7CFF" w:rsidRPr="00DC7CFF">
        <w:instrText>https://doi.org/10.1016/j.energy.2023.126838</w:instrText>
      </w:r>
      <w:r w:rsidR="00DC7CFF">
        <w:instrText>"</w:instrText>
      </w:r>
      <w:r w:rsidR="00DC7CFF">
        <w:fldChar w:fldCharType="separate"/>
      </w:r>
      <w:r w:rsidR="00DC7CFF" w:rsidRPr="0088460E">
        <w:rPr>
          <w:rStyle w:val="Hipervnculo"/>
        </w:rPr>
        <w:t>https://doi.org/10.1016/j.energy.2023.126838</w:t>
      </w:r>
      <w:r w:rsidR="00DC7CFF">
        <w:fldChar w:fldCharType="end"/>
      </w:r>
      <w:r w:rsidR="00DC7CFF">
        <w:t xml:space="preserve"> </w:t>
      </w:r>
      <w:r w:rsidR="009B410E">
        <w:t xml:space="preserve">  </w:t>
      </w:r>
    </w:p>
    <w:p w14:paraId="67CAE2EC" w14:textId="72038756" w:rsidR="00454B9B" w:rsidRDefault="00454B9B" w:rsidP="00576221">
      <w:pPr>
        <w:pStyle w:val="MDPI81references"/>
        <w:numPr>
          <w:ilvl w:val="0"/>
          <w:numId w:val="3"/>
        </w:numPr>
        <w:ind w:left="425" w:hanging="425"/>
      </w:pPr>
      <w:bookmarkStart w:id="273" w:name="_Ref198560937"/>
      <w:r>
        <w:t>Lemmon, E.W. et al., NIST Standard Reference Database 23: REFPROP Version 10.0 (2018).</w:t>
      </w:r>
      <w:r w:rsidR="00894490">
        <w:t xml:space="preserve"> </w:t>
      </w:r>
      <w:hyperlink r:id="rId78" w:history="1">
        <w:r w:rsidR="00894490" w:rsidRPr="005040D2">
          <w:rPr>
            <w:rStyle w:val="Hipervnculo"/>
          </w:rPr>
          <w:t>https://www.nist.gov/srd/refprop</w:t>
        </w:r>
      </w:hyperlink>
      <w:bookmarkEnd w:id="273"/>
      <w:r w:rsidR="00894490">
        <w:t xml:space="preserve"> </w:t>
      </w:r>
    </w:p>
    <w:p w14:paraId="72CAD717" w14:textId="2E9A10AD" w:rsidR="00454B9B" w:rsidRDefault="00454B9B" w:rsidP="00576221">
      <w:pPr>
        <w:pStyle w:val="MDPI81references"/>
        <w:numPr>
          <w:ilvl w:val="0"/>
          <w:numId w:val="3"/>
        </w:numPr>
        <w:ind w:left="425" w:hanging="425"/>
      </w:pPr>
      <w:bookmarkStart w:id="274" w:name="_Ref198560945"/>
      <w:r>
        <w:t>Follett IV, W. W., Moore, J., Wade, J., &amp; Pierre, S. (2024). The STEP 10 MWe sCO₂ pilot installation and commissioning status update. Proceedings of the 8th International Supercritical CO₂ Power Cycles Symposium (Paper #74), February 26–29, 2024, San Antonio, TX, USA.</w:t>
      </w:r>
      <w:r w:rsidR="00894490">
        <w:t xml:space="preserve"> </w:t>
      </w:r>
      <w:hyperlink r:id="rId79" w:history="1">
        <w:r w:rsidR="00894490" w:rsidRPr="005040D2">
          <w:rPr>
            <w:rStyle w:val="Hipervnculo"/>
          </w:rPr>
          <w:t>https://sco2symposium.com/proceedings2024/74-paper.pdf</w:t>
        </w:r>
      </w:hyperlink>
      <w:bookmarkEnd w:id="274"/>
      <w:r w:rsidR="00894490">
        <w:t xml:space="preserve"> </w:t>
      </w:r>
    </w:p>
    <w:p w14:paraId="7317FCBD" w14:textId="0D781651" w:rsidR="006622E5" w:rsidRDefault="006622E5" w:rsidP="00576221">
      <w:pPr>
        <w:pStyle w:val="MDPI81references"/>
        <w:numPr>
          <w:ilvl w:val="0"/>
          <w:numId w:val="3"/>
        </w:numPr>
        <w:ind w:left="425" w:hanging="425"/>
      </w:pPr>
      <w:bookmarkStart w:id="275" w:name="_Ref198569145"/>
      <w:r w:rsidRPr="006622E5">
        <w:t>P. Tafur-Escanta, R. Valencia-Chapi, J. Rodríguez-Martín, and J. Muñoz-Antón, “Brayton Cycle Using s-CO2 Mixtures as Working Fluid for Pumped Thermal Energy Storage: Exergy and Cost Analysis,” 6th Edition of the European Conference on Supercritical CO2 (sCO2) for Energy Systems: April 09–11, 2025, Delft, The Netherlands. in Conference Proceedings of the European sCO2 Conference. pp. 88–98, Apr. 28, 2025</w:t>
      </w:r>
      <w:r>
        <w:t xml:space="preserve">, </w:t>
      </w:r>
      <w:hyperlink r:id="rId80" w:history="1">
        <w:r w:rsidRPr="00B66703">
          <w:rPr>
            <w:rStyle w:val="Hipervnculo"/>
          </w:rPr>
          <w:t>https://duepublico2.uni-due.de/receive/duepublico_mods_00083284</w:t>
        </w:r>
      </w:hyperlink>
      <w:bookmarkEnd w:id="275"/>
      <w:r>
        <w:t xml:space="preserve"> </w:t>
      </w:r>
    </w:p>
    <w:p w14:paraId="0611CE00" w14:textId="0A3CDA6F" w:rsidR="006622E5" w:rsidRDefault="006622E5" w:rsidP="00576221">
      <w:pPr>
        <w:pStyle w:val="MDPI81references"/>
        <w:numPr>
          <w:ilvl w:val="0"/>
          <w:numId w:val="3"/>
        </w:numPr>
        <w:ind w:left="425" w:hanging="425"/>
      </w:pPr>
      <w:bookmarkStart w:id="276" w:name="_Ref198569322"/>
      <w:r w:rsidRPr="005A5C0E">
        <w:rPr>
          <w:lang w:val="es-ES"/>
          <w:rPrChange w:id="277" w:author="Luis Coco Enriquez" w:date="2025-05-20T09:26:00Z">
            <w:rPr/>
          </w:rPrChange>
        </w:rPr>
        <w:t xml:space="preserve">Tafur-Escanta, P., Valencia-Chapi, R., &amp; Muñoz-Antón, J. (2025). </w:t>
      </w:r>
      <w:r w:rsidRPr="006622E5">
        <w:t xml:space="preserve">Entropy analysis of new proposed Brayton cycle configurations for solar thermal power plants. Thermal Science and Engineering Progress, 62, 103670. </w:t>
      </w:r>
      <w:hyperlink r:id="rId81" w:history="1">
        <w:r w:rsidRPr="00B66703">
          <w:rPr>
            <w:rStyle w:val="Hipervnculo"/>
          </w:rPr>
          <w:t>https://doi.org/10.1016/j.tsep.2025.103670</w:t>
        </w:r>
      </w:hyperlink>
      <w:bookmarkEnd w:id="276"/>
      <w:r>
        <w:t xml:space="preserve"> </w:t>
      </w:r>
    </w:p>
    <w:p w14:paraId="69CF0A2C" w14:textId="77777777" w:rsidR="008234E7" w:rsidRDefault="00253109" w:rsidP="006B367E">
      <w:pPr>
        <w:pStyle w:val="MDPI63notes"/>
      </w:pPr>
      <w:r w:rsidRPr="00253109">
        <w:rPr>
          <w:b/>
        </w:rPr>
        <w:t>Disclaimer/Publisher’s Note:</w:t>
      </w:r>
      <w:r w:rsidRPr="00253109">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p w14:paraId="46AC045C" w14:textId="77777777" w:rsidR="00E35C9F" w:rsidRPr="00253109" w:rsidRDefault="00E35C9F">
      <w:pPr>
        <w:pStyle w:val="MDPI63notes"/>
      </w:pPr>
    </w:p>
    <w:sectPr w:rsidR="00E35C9F" w:rsidRPr="00253109" w:rsidSect="006B367E">
      <w:headerReference w:type="even" r:id="rId82"/>
      <w:headerReference w:type="default" r:id="rId83"/>
      <w:footerReference w:type="default" r:id="rId84"/>
      <w:headerReference w:type="first" r:id="rId85"/>
      <w:footerReference w:type="first" r:id="rId86"/>
      <w:type w:val="continuous"/>
      <w:pgSz w:w="11906" w:h="16838" w:code="9"/>
      <w:pgMar w:top="1417" w:right="720" w:bottom="907" w:left="720" w:header="720" w:footer="612"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D4A32" w14:textId="77777777" w:rsidR="00E77653" w:rsidRDefault="00E77653">
      <w:pPr>
        <w:spacing w:line="240" w:lineRule="auto"/>
      </w:pPr>
      <w:r>
        <w:separator/>
      </w:r>
    </w:p>
  </w:endnote>
  <w:endnote w:type="continuationSeparator" w:id="0">
    <w:p w14:paraId="7565B2E6" w14:textId="77777777" w:rsidR="00E77653" w:rsidRDefault="00E776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07CB3" w14:textId="77777777" w:rsidR="00BA1A64" w:rsidRPr="009C1BD8" w:rsidRDefault="00BA1A64" w:rsidP="00BA1A64">
    <w:pPr>
      <w:pStyle w:val="Piedepgina"/>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CC251" w14:textId="77777777" w:rsidR="00FD1D3F" w:rsidRPr="00534EA4" w:rsidRDefault="00FD1D3F" w:rsidP="0030668E">
    <w:pPr>
      <w:pBdr>
        <w:top w:val="single" w:sz="4" w:space="0" w:color="000000"/>
      </w:pBdr>
      <w:adjustRightInd w:val="0"/>
      <w:snapToGrid w:val="0"/>
      <w:spacing w:before="480" w:line="100" w:lineRule="exact"/>
      <w:rPr>
        <w:i/>
        <w:sz w:val="16"/>
        <w:szCs w:val="16"/>
        <w:lang w:val="de-CH"/>
      </w:rPr>
    </w:pPr>
  </w:p>
  <w:p w14:paraId="6EA77145" w14:textId="77777777" w:rsidR="00BA1A64" w:rsidRPr="00534EA4" w:rsidRDefault="00BA1A64" w:rsidP="00EA43A7">
    <w:pPr>
      <w:tabs>
        <w:tab w:val="right" w:pos="10466"/>
      </w:tabs>
      <w:spacing w:line="240" w:lineRule="auto"/>
      <w:rPr>
        <w:sz w:val="16"/>
        <w:szCs w:val="16"/>
        <w:lang w:val="fr-CH"/>
      </w:rPr>
    </w:pPr>
    <w:r w:rsidRPr="00534EA4">
      <w:rPr>
        <w:i/>
        <w:sz w:val="16"/>
        <w:szCs w:val="16"/>
        <w:lang w:val="de-CH"/>
      </w:rPr>
      <w:t>Entropy</w:t>
    </w:r>
    <w:r w:rsidRPr="00534EA4">
      <w:rPr>
        <w:iCs/>
        <w:sz w:val="16"/>
        <w:szCs w:val="16"/>
        <w:lang w:val="de-CH"/>
      </w:rPr>
      <w:t xml:space="preserve"> </w:t>
    </w:r>
    <w:r w:rsidR="006B367E" w:rsidRPr="00534EA4">
      <w:rPr>
        <w:b/>
        <w:bCs/>
        <w:iCs/>
        <w:sz w:val="16"/>
        <w:szCs w:val="16"/>
        <w:lang w:val="de-CH"/>
      </w:rPr>
      <w:t>2025</w:t>
    </w:r>
    <w:r w:rsidR="002A4EB7" w:rsidRPr="00534EA4">
      <w:rPr>
        <w:bCs/>
        <w:iCs/>
        <w:sz w:val="16"/>
        <w:szCs w:val="16"/>
        <w:lang w:val="de-CH"/>
      </w:rPr>
      <w:t>,</w:t>
    </w:r>
    <w:r w:rsidR="006B367E" w:rsidRPr="00534EA4">
      <w:rPr>
        <w:bCs/>
        <w:i/>
        <w:iCs/>
        <w:sz w:val="16"/>
        <w:szCs w:val="16"/>
        <w:lang w:val="de-CH"/>
      </w:rPr>
      <w:t xml:space="preserve"> 27</w:t>
    </w:r>
    <w:r w:rsidR="002A4EB7" w:rsidRPr="00534EA4">
      <w:rPr>
        <w:bCs/>
        <w:iCs/>
        <w:sz w:val="16"/>
        <w:szCs w:val="16"/>
        <w:lang w:val="de-CH"/>
      </w:rPr>
      <w:t xml:space="preserve">, </w:t>
    </w:r>
    <w:r w:rsidR="00450614" w:rsidRPr="00534EA4">
      <w:rPr>
        <w:bCs/>
        <w:iCs/>
        <w:sz w:val="16"/>
        <w:szCs w:val="16"/>
        <w:lang w:val="de-CH"/>
      </w:rPr>
      <w:t>x</w:t>
    </w:r>
    <w:r w:rsidR="00EA43A7" w:rsidRPr="00534EA4">
      <w:rPr>
        <w:sz w:val="16"/>
        <w:szCs w:val="16"/>
        <w:lang w:val="fr-CH"/>
      </w:rPr>
      <w:tab/>
    </w:r>
    <w:r w:rsidR="006B367E" w:rsidRPr="00534EA4">
      <w:rPr>
        <w:sz w:val="16"/>
        <w:szCs w:val="16"/>
        <w:lang w:val="fr-CH"/>
      </w:rPr>
      <w:t>https://doi.org/10.3390/xxxxx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15F909" w14:textId="77777777" w:rsidR="00E77653" w:rsidRDefault="00E77653">
      <w:pPr>
        <w:spacing w:line="240" w:lineRule="auto"/>
      </w:pPr>
      <w:r>
        <w:separator/>
      </w:r>
    </w:p>
  </w:footnote>
  <w:footnote w:type="continuationSeparator" w:id="0">
    <w:p w14:paraId="29711C66" w14:textId="77777777" w:rsidR="00E77653" w:rsidRDefault="00E7765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154D4" w14:textId="77777777" w:rsidR="00BA1A64" w:rsidRDefault="00BA1A64" w:rsidP="00BA1A64">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7DE30" w14:textId="77777777" w:rsidR="00FD1D3F" w:rsidRPr="006B367E" w:rsidRDefault="00BA1A64" w:rsidP="00EA43A7">
    <w:pPr>
      <w:tabs>
        <w:tab w:val="right" w:pos="10466"/>
      </w:tabs>
      <w:adjustRightInd w:val="0"/>
      <w:snapToGrid w:val="0"/>
      <w:spacing w:line="240" w:lineRule="auto"/>
      <w:rPr>
        <w:sz w:val="16"/>
      </w:rPr>
    </w:pPr>
    <w:r>
      <w:rPr>
        <w:i/>
        <w:sz w:val="16"/>
      </w:rPr>
      <w:t xml:space="preserve">Entropy </w:t>
    </w:r>
    <w:r w:rsidR="006B367E">
      <w:rPr>
        <w:b/>
        <w:sz w:val="16"/>
      </w:rPr>
      <w:t>2025</w:t>
    </w:r>
    <w:r w:rsidR="002A4EB7" w:rsidRPr="002A4EB7">
      <w:rPr>
        <w:sz w:val="16"/>
      </w:rPr>
      <w:t>,</w:t>
    </w:r>
    <w:r w:rsidR="006B367E">
      <w:rPr>
        <w:i/>
        <w:sz w:val="16"/>
      </w:rPr>
      <w:t xml:space="preserve"> 27</w:t>
    </w:r>
    <w:r w:rsidR="00450614">
      <w:rPr>
        <w:sz w:val="16"/>
      </w:rPr>
      <w:t xml:space="preserve">, x </w:t>
    </w:r>
    <w:r w:rsidR="006B367E">
      <w:rPr>
        <w:sz w:val="16"/>
      </w:rPr>
      <w:t>FOR PEER REVIEW</w:t>
    </w:r>
    <w:r w:rsidR="006B367E">
      <w:rPr>
        <w:sz w:val="16"/>
      </w:rPr>
      <w:ptab w:relativeTo="margin" w:alignment="right" w:leader="none"/>
    </w:r>
    <w:r w:rsidR="006B367E">
      <w:rPr>
        <w:sz w:val="16"/>
      </w:rPr>
      <w:fldChar w:fldCharType="begin"/>
    </w:r>
    <w:r w:rsidR="006B367E">
      <w:rPr>
        <w:sz w:val="16"/>
      </w:rPr>
      <w:instrText xml:space="preserve"> PAGE   \* MERGEFORMAT </w:instrText>
    </w:r>
    <w:r w:rsidR="006B367E">
      <w:rPr>
        <w:sz w:val="16"/>
      </w:rPr>
      <w:fldChar w:fldCharType="separate"/>
    </w:r>
    <w:r w:rsidR="006B367E">
      <w:rPr>
        <w:sz w:val="16"/>
      </w:rPr>
      <w:t>2</w:t>
    </w:r>
    <w:r w:rsidR="006B367E">
      <w:rPr>
        <w:sz w:val="16"/>
      </w:rPr>
      <w:fldChar w:fldCharType="end"/>
    </w:r>
    <w:r w:rsidR="006B367E">
      <w:rPr>
        <w:sz w:val="16"/>
      </w:rPr>
      <w:t xml:space="preserve"> of </w:t>
    </w:r>
    <w:r w:rsidR="006B367E">
      <w:rPr>
        <w:sz w:val="16"/>
      </w:rPr>
      <w:fldChar w:fldCharType="begin"/>
    </w:r>
    <w:r w:rsidR="006B367E">
      <w:rPr>
        <w:sz w:val="16"/>
      </w:rPr>
      <w:instrText xml:space="preserve"> NUMPAGES   \* MERGEFORMAT </w:instrText>
    </w:r>
    <w:r w:rsidR="006B367E">
      <w:rPr>
        <w:sz w:val="16"/>
      </w:rPr>
      <w:fldChar w:fldCharType="separate"/>
    </w:r>
    <w:r w:rsidR="006B367E">
      <w:rPr>
        <w:sz w:val="16"/>
      </w:rPr>
      <w:t>7</w:t>
    </w:r>
    <w:r w:rsidR="006B367E">
      <w:rPr>
        <w:sz w:val="16"/>
      </w:rPr>
      <w:fldChar w:fldCharType="end"/>
    </w:r>
  </w:p>
  <w:p w14:paraId="0EE3DFBC" w14:textId="77777777" w:rsidR="00BA1A64" w:rsidRPr="00EA4566" w:rsidRDefault="00BA1A64" w:rsidP="0030668E">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FD1D3F" w:rsidRPr="00EA43A7" w14:paraId="1DDE2DB6" w14:textId="77777777" w:rsidTr="002D008E">
      <w:trPr>
        <w:trHeight w:val="686"/>
      </w:trPr>
      <w:tc>
        <w:tcPr>
          <w:tcW w:w="3679" w:type="dxa"/>
          <w:shd w:val="clear" w:color="auto" w:fill="auto"/>
          <w:vAlign w:val="center"/>
        </w:tcPr>
        <w:p w14:paraId="69C183A4" w14:textId="77777777" w:rsidR="00FD1D3F" w:rsidRPr="00D4314B" w:rsidRDefault="00F668BF" w:rsidP="00EA43A7">
          <w:pPr>
            <w:pStyle w:val="Encabezado"/>
            <w:pBdr>
              <w:bottom w:val="none" w:sz="0" w:space="0" w:color="auto"/>
            </w:pBdr>
            <w:jc w:val="left"/>
            <w:rPr>
              <w:rFonts w:eastAsia="DengXian"/>
              <w:b/>
              <w:bCs/>
            </w:rPr>
          </w:pPr>
          <w:r>
            <w:rPr>
              <w:rFonts w:eastAsia="DengXian"/>
              <w:b/>
              <w:bCs/>
            </w:rPr>
            <w:drawing>
              <wp:inline distT="0" distB="0" distL="0" distR="0" wp14:anchorId="49D85F73" wp14:editId="0CD28F7B">
                <wp:extent cx="1219944" cy="432000"/>
                <wp:effectExtent l="0" t="0" r="0" b="6350"/>
                <wp:docPr id="40985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53925" name=""/>
                        <pic:cNvPicPr/>
                      </pic:nvPicPr>
                      <pic:blipFill>
                        <a:blip r:embed="rId1"/>
                        <a:stretch>
                          <a:fillRect/>
                        </a:stretch>
                      </pic:blipFill>
                      <pic:spPr>
                        <a:xfrm>
                          <a:off x="0" y="0"/>
                          <a:ext cx="1219944" cy="432000"/>
                        </a:xfrm>
                        <a:prstGeom prst="rect">
                          <a:avLst/>
                        </a:prstGeom>
                      </pic:spPr>
                    </pic:pic>
                  </a:graphicData>
                </a:graphic>
              </wp:inline>
            </w:drawing>
          </w:r>
        </w:p>
      </w:tc>
      <w:tc>
        <w:tcPr>
          <w:tcW w:w="4535" w:type="dxa"/>
          <w:shd w:val="clear" w:color="auto" w:fill="auto"/>
          <w:vAlign w:val="center"/>
        </w:tcPr>
        <w:p w14:paraId="3FE41919" w14:textId="77777777" w:rsidR="00FD1D3F" w:rsidRPr="00D4314B" w:rsidRDefault="00FD1D3F" w:rsidP="00EA43A7">
          <w:pPr>
            <w:pStyle w:val="Encabezado"/>
            <w:pBdr>
              <w:bottom w:val="none" w:sz="0" w:space="0" w:color="auto"/>
            </w:pBdr>
            <w:rPr>
              <w:rFonts w:eastAsia="DengXian"/>
              <w:b/>
              <w:bCs/>
            </w:rPr>
          </w:pPr>
        </w:p>
      </w:tc>
      <w:tc>
        <w:tcPr>
          <w:tcW w:w="2273" w:type="dxa"/>
          <w:shd w:val="clear" w:color="auto" w:fill="auto"/>
          <w:vAlign w:val="center"/>
        </w:tcPr>
        <w:p w14:paraId="2CA3AADA" w14:textId="77777777" w:rsidR="00FD1D3F" w:rsidRPr="00D4314B" w:rsidRDefault="002D008E" w:rsidP="002D008E">
          <w:pPr>
            <w:pStyle w:val="Encabezado"/>
            <w:pBdr>
              <w:bottom w:val="none" w:sz="0" w:space="0" w:color="auto"/>
            </w:pBdr>
            <w:jc w:val="right"/>
            <w:rPr>
              <w:rFonts w:eastAsia="DengXian"/>
              <w:b/>
              <w:bCs/>
            </w:rPr>
          </w:pPr>
          <w:r>
            <w:rPr>
              <w:rFonts w:eastAsia="DengXian"/>
              <w:b/>
              <w:bCs/>
            </w:rPr>
            <w:drawing>
              <wp:inline distT="0" distB="0" distL="0" distR="0" wp14:anchorId="04D706DA" wp14:editId="482E9044">
                <wp:extent cx="540000" cy="360000"/>
                <wp:effectExtent l="0" t="0" r="0" b="2540"/>
                <wp:docPr id="569929537" name="Picture 1"/>
                <wp:cNvGraphicFramePr/>
                <a:graphic xmlns:a="http://schemas.openxmlformats.org/drawingml/2006/main">
                  <a:graphicData uri="http://schemas.openxmlformats.org/drawingml/2006/picture">
                    <pic:pic xmlns:pic="http://schemas.openxmlformats.org/drawingml/2006/picture">
                      <pic:nvPicPr>
                        <pic:cNvPr id="569929537" name=""/>
                        <pic:cNvPicPr/>
                      </pic:nvPicPr>
                      <pic:blipFill>
                        <a:blip r:embed="rId2"/>
                        <a:stretch>
                          <a:fillRect/>
                        </a:stretch>
                      </pic:blipFill>
                      <pic:spPr>
                        <a:xfrm>
                          <a:off x="0" y="0"/>
                          <a:ext cx="540000" cy="360000"/>
                        </a:xfrm>
                        <a:prstGeom prst="rect">
                          <a:avLst/>
                        </a:prstGeom>
                      </pic:spPr>
                    </pic:pic>
                  </a:graphicData>
                </a:graphic>
              </wp:inline>
            </w:drawing>
          </w:r>
        </w:p>
      </w:tc>
    </w:tr>
  </w:tbl>
  <w:p w14:paraId="6F8C61A7" w14:textId="77777777" w:rsidR="00BA1A64" w:rsidRPr="00FD1D3F" w:rsidRDefault="00BA1A64" w:rsidP="006B367E">
    <w:pPr>
      <w:pBdr>
        <w:bottom w:val="single" w:sz="4" w:space="1" w:color="000000"/>
      </w:pBdr>
      <w:adjustRightInd w:val="0"/>
      <w:snapToGrid w:val="0"/>
      <w:spacing w:before="120"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15:restartNumberingAfterBreak="0">
    <w:nsid w:val="18B468F5"/>
    <w:multiLevelType w:val="hybridMultilevel"/>
    <w:tmpl w:val="53A68C8A"/>
    <w:lvl w:ilvl="0" w:tplc="B87C0DEC">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1FB9371A"/>
    <w:multiLevelType w:val="hybridMultilevel"/>
    <w:tmpl w:val="F4589802"/>
    <w:lvl w:ilvl="0" w:tplc="494AFEE4">
      <w:numFmt w:val="bullet"/>
      <w:lvlText w:val="*"/>
      <w:lvlJc w:val="left"/>
      <w:pPr>
        <w:ind w:left="3393" w:hanging="360"/>
      </w:pPr>
      <w:rPr>
        <w:rFonts w:ascii="Palatino Linotype" w:eastAsia="Times New Roman" w:hAnsi="Palatino Linotype" w:cs="Times New Roman" w:hint="default"/>
      </w:rPr>
    </w:lvl>
    <w:lvl w:ilvl="1" w:tplc="0C0A0003" w:tentative="1">
      <w:start w:val="1"/>
      <w:numFmt w:val="bullet"/>
      <w:lvlText w:val="o"/>
      <w:lvlJc w:val="left"/>
      <w:pPr>
        <w:ind w:left="4113" w:hanging="360"/>
      </w:pPr>
      <w:rPr>
        <w:rFonts w:ascii="Courier New" w:hAnsi="Courier New" w:cs="Courier New" w:hint="default"/>
      </w:rPr>
    </w:lvl>
    <w:lvl w:ilvl="2" w:tplc="0C0A0005" w:tentative="1">
      <w:start w:val="1"/>
      <w:numFmt w:val="bullet"/>
      <w:lvlText w:val=""/>
      <w:lvlJc w:val="left"/>
      <w:pPr>
        <w:ind w:left="4833" w:hanging="360"/>
      </w:pPr>
      <w:rPr>
        <w:rFonts w:ascii="Wingdings" w:hAnsi="Wingdings" w:hint="default"/>
      </w:rPr>
    </w:lvl>
    <w:lvl w:ilvl="3" w:tplc="0C0A0001" w:tentative="1">
      <w:start w:val="1"/>
      <w:numFmt w:val="bullet"/>
      <w:lvlText w:val=""/>
      <w:lvlJc w:val="left"/>
      <w:pPr>
        <w:ind w:left="5553" w:hanging="360"/>
      </w:pPr>
      <w:rPr>
        <w:rFonts w:ascii="Symbol" w:hAnsi="Symbol" w:hint="default"/>
      </w:rPr>
    </w:lvl>
    <w:lvl w:ilvl="4" w:tplc="0C0A0003" w:tentative="1">
      <w:start w:val="1"/>
      <w:numFmt w:val="bullet"/>
      <w:lvlText w:val="o"/>
      <w:lvlJc w:val="left"/>
      <w:pPr>
        <w:ind w:left="6273" w:hanging="360"/>
      </w:pPr>
      <w:rPr>
        <w:rFonts w:ascii="Courier New" w:hAnsi="Courier New" w:cs="Courier New" w:hint="default"/>
      </w:rPr>
    </w:lvl>
    <w:lvl w:ilvl="5" w:tplc="0C0A0005" w:tentative="1">
      <w:start w:val="1"/>
      <w:numFmt w:val="bullet"/>
      <w:lvlText w:val=""/>
      <w:lvlJc w:val="left"/>
      <w:pPr>
        <w:ind w:left="6993" w:hanging="360"/>
      </w:pPr>
      <w:rPr>
        <w:rFonts w:ascii="Wingdings" w:hAnsi="Wingdings" w:hint="default"/>
      </w:rPr>
    </w:lvl>
    <w:lvl w:ilvl="6" w:tplc="0C0A0001" w:tentative="1">
      <w:start w:val="1"/>
      <w:numFmt w:val="bullet"/>
      <w:lvlText w:val=""/>
      <w:lvlJc w:val="left"/>
      <w:pPr>
        <w:ind w:left="7713" w:hanging="360"/>
      </w:pPr>
      <w:rPr>
        <w:rFonts w:ascii="Symbol" w:hAnsi="Symbol" w:hint="default"/>
      </w:rPr>
    </w:lvl>
    <w:lvl w:ilvl="7" w:tplc="0C0A0003" w:tentative="1">
      <w:start w:val="1"/>
      <w:numFmt w:val="bullet"/>
      <w:lvlText w:val="o"/>
      <w:lvlJc w:val="left"/>
      <w:pPr>
        <w:ind w:left="8433" w:hanging="360"/>
      </w:pPr>
      <w:rPr>
        <w:rFonts w:ascii="Courier New" w:hAnsi="Courier New" w:cs="Courier New" w:hint="default"/>
      </w:rPr>
    </w:lvl>
    <w:lvl w:ilvl="8" w:tplc="0C0A0005" w:tentative="1">
      <w:start w:val="1"/>
      <w:numFmt w:val="bullet"/>
      <w:lvlText w:val=""/>
      <w:lvlJc w:val="left"/>
      <w:pPr>
        <w:ind w:left="9153" w:hanging="360"/>
      </w:pPr>
      <w:rPr>
        <w:rFonts w:ascii="Wingdings" w:hAnsi="Wingdings" w:hint="default"/>
      </w:rPr>
    </w:lvl>
  </w:abstractNum>
  <w:abstractNum w:abstractNumId="4"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6"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3D6808"/>
    <w:multiLevelType w:val="hybridMultilevel"/>
    <w:tmpl w:val="F07674B8"/>
    <w:lvl w:ilvl="0" w:tplc="BBBCAD04">
      <w:start w:val="1"/>
      <w:numFmt w:val="decimal"/>
      <w:lvlRestart w:val="0"/>
      <w:pStyle w:val="MDPI8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9" w15:restartNumberingAfterBreak="0">
    <w:nsid w:val="4F314C0F"/>
    <w:multiLevelType w:val="multilevel"/>
    <w:tmpl w:val="31EEE554"/>
    <w:lvl w:ilvl="0">
      <w:start w:val="1"/>
      <w:numFmt w:val="decimal"/>
      <w:lvlText w:val="%1."/>
      <w:lvlJc w:val="left"/>
      <w:pPr>
        <w:ind w:left="360" w:hanging="360"/>
      </w:pPr>
      <w:rPr>
        <w:rFonts w:hint="default"/>
      </w:rPr>
    </w:lvl>
    <w:lvl w:ilvl="1">
      <w:start w:val="1"/>
      <w:numFmt w:val="decimal"/>
      <w:lvlText w:val="%1.%2."/>
      <w:lvlJc w:val="left"/>
      <w:pPr>
        <w:ind w:left="2968" w:hanging="360"/>
      </w:pPr>
      <w:rPr>
        <w:rFonts w:hint="default"/>
      </w:rPr>
    </w:lvl>
    <w:lvl w:ilvl="2">
      <w:start w:val="1"/>
      <w:numFmt w:val="decimal"/>
      <w:lvlText w:val="%1.%2.%3."/>
      <w:lvlJc w:val="left"/>
      <w:pPr>
        <w:ind w:left="5936" w:hanging="720"/>
      </w:pPr>
      <w:rPr>
        <w:rFonts w:hint="default"/>
      </w:rPr>
    </w:lvl>
    <w:lvl w:ilvl="3">
      <w:start w:val="1"/>
      <w:numFmt w:val="decimal"/>
      <w:lvlText w:val="%1.%2.%3.%4."/>
      <w:lvlJc w:val="left"/>
      <w:pPr>
        <w:ind w:left="8544" w:hanging="720"/>
      </w:pPr>
      <w:rPr>
        <w:rFonts w:hint="default"/>
      </w:rPr>
    </w:lvl>
    <w:lvl w:ilvl="4">
      <w:start w:val="1"/>
      <w:numFmt w:val="decimal"/>
      <w:lvlText w:val="%1.%2.%3.%4.%5."/>
      <w:lvlJc w:val="left"/>
      <w:pPr>
        <w:ind w:left="11512" w:hanging="1080"/>
      </w:pPr>
      <w:rPr>
        <w:rFonts w:hint="default"/>
      </w:rPr>
    </w:lvl>
    <w:lvl w:ilvl="5">
      <w:start w:val="1"/>
      <w:numFmt w:val="decimal"/>
      <w:lvlText w:val="%1.%2.%3.%4.%5.%6."/>
      <w:lvlJc w:val="left"/>
      <w:pPr>
        <w:ind w:left="14120" w:hanging="1080"/>
      </w:pPr>
      <w:rPr>
        <w:rFonts w:hint="default"/>
      </w:rPr>
    </w:lvl>
    <w:lvl w:ilvl="6">
      <w:start w:val="1"/>
      <w:numFmt w:val="decimal"/>
      <w:lvlText w:val="%1.%2.%3.%4.%5.%6.%7."/>
      <w:lvlJc w:val="left"/>
      <w:pPr>
        <w:ind w:left="16728" w:hanging="1080"/>
      </w:pPr>
      <w:rPr>
        <w:rFonts w:hint="default"/>
      </w:rPr>
    </w:lvl>
    <w:lvl w:ilvl="7">
      <w:start w:val="1"/>
      <w:numFmt w:val="decimal"/>
      <w:lvlText w:val="%1.%2.%3.%4.%5.%6.%7.%8."/>
      <w:lvlJc w:val="left"/>
      <w:pPr>
        <w:ind w:left="19696" w:hanging="1440"/>
      </w:pPr>
      <w:rPr>
        <w:rFonts w:hint="default"/>
      </w:rPr>
    </w:lvl>
    <w:lvl w:ilvl="8">
      <w:start w:val="1"/>
      <w:numFmt w:val="decimal"/>
      <w:lvlText w:val="%1.%2.%3.%4.%5.%6.%7.%8.%9."/>
      <w:lvlJc w:val="left"/>
      <w:pPr>
        <w:ind w:left="22304" w:hanging="1440"/>
      </w:pPr>
      <w:rPr>
        <w:rFonts w:hint="default"/>
      </w:rPr>
    </w:lvl>
  </w:abstractNum>
  <w:abstractNum w:abstractNumId="10"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2" w15:restartNumberingAfterBreak="0">
    <w:nsid w:val="5DA7128B"/>
    <w:multiLevelType w:val="hybridMultilevel"/>
    <w:tmpl w:val="B754A284"/>
    <w:lvl w:ilvl="0" w:tplc="17AC80F4">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3" w15:restartNumberingAfterBreak="0">
    <w:nsid w:val="63822FD1"/>
    <w:multiLevelType w:val="hybridMultilevel"/>
    <w:tmpl w:val="C4D6ECAC"/>
    <w:lvl w:ilvl="0" w:tplc="86842076">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BA584F"/>
    <w:multiLevelType w:val="multilevel"/>
    <w:tmpl w:val="CED08952"/>
    <w:lvl w:ilvl="0">
      <w:start w:val="1"/>
      <w:numFmt w:val="decimal"/>
      <w:lvlText w:val="%1."/>
      <w:lvlJc w:val="left"/>
      <w:pPr>
        <w:ind w:left="360" w:hanging="360"/>
      </w:pPr>
      <w:rPr>
        <w:rFonts w:hint="default"/>
      </w:rPr>
    </w:lvl>
    <w:lvl w:ilvl="1">
      <w:start w:val="2"/>
      <w:numFmt w:val="decimal"/>
      <w:lvlText w:val="%2."/>
      <w:lvlJc w:val="left"/>
      <w:pPr>
        <w:ind w:left="2968" w:hanging="360"/>
      </w:pPr>
      <w:rPr>
        <w:rFonts w:hint="default"/>
      </w:rPr>
    </w:lvl>
    <w:lvl w:ilvl="2">
      <w:start w:val="1"/>
      <w:numFmt w:val="decimal"/>
      <w:lvlText w:val="%1.%2.%3."/>
      <w:lvlJc w:val="left"/>
      <w:pPr>
        <w:ind w:left="5936" w:hanging="720"/>
      </w:pPr>
      <w:rPr>
        <w:rFonts w:hint="default"/>
      </w:rPr>
    </w:lvl>
    <w:lvl w:ilvl="3">
      <w:start w:val="1"/>
      <w:numFmt w:val="decimal"/>
      <w:lvlText w:val="%1.%2.%3.%4."/>
      <w:lvlJc w:val="left"/>
      <w:pPr>
        <w:ind w:left="8544" w:hanging="720"/>
      </w:pPr>
      <w:rPr>
        <w:rFonts w:hint="default"/>
      </w:rPr>
    </w:lvl>
    <w:lvl w:ilvl="4">
      <w:start w:val="1"/>
      <w:numFmt w:val="decimal"/>
      <w:lvlText w:val="%1.%2.%3.%4.%5."/>
      <w:lvlJc w:val="left"/>
      <w:pPr>
        <w:ind w:left="11512" w:hanging="1080"/>
      </w:pPr>
      <w:rPr>
        <w:rFonts w:hint="default"/>
      </w:rPr>
    </w:lvl>
    <w:lvl w:ilvl="5">
      <w:start w:val="1"/>
      <w:numFmt w:val="decimal"/>
      <w:lvlText w:val="%1.%2.%3.%4.%5.%6."/>
      <w:lvlJc w:val="left"/>
      <w:pPr>
        <w:ind w:left="14120" w:hanging="1080"/>
      </w:pPr>
      <w:rPr>
        <w:rFonts w:hint="default"/>
      </w:rPr>
    </w:lvl>
    <w:lvl w:ilvl="6">
      <w:start w:val="1"/>
      <w:numFmt w:val="decimal"/>
      <w:lvlText w:val="%1.%2.%3.%4.%5.%6.%7."/>
      <w:lvlJc w:val="left"/>
      <w:pPr>
        <w:ind w:left="16728" w:hanging="1080"/>
      </w:pPr>
      <w:rPr>
        <w:rFonts w:hint="default"/>
      </w:rPr>
    </w:lvl>
    <w:lvl w:ilvl="7">
      <w:start w:val="1"/>
      <w:numFmt w:val="decimal"/>
      <w:lvlText w:val="%1.%2.%3.%4.%5.%6.%7.%8."/>
      <w:lvlJc w:val="left"/>
      <w:pPr>
        <w:ind w:left="19696" w:hanging="1440"/>
      </w:pPr>
      <w:rPr>
        <w:rFonts w:hint="default"/>
      </w:rPr>
    </w:lvl>
    <w:lvl w:ilvl="8">
      <w:start w:val="1"/>
      <w:numFmt w:val="decimal"/>
      <w:lvlText w:val="%1.%2.%3.%4.%5.%6.%7.%8.%9."/>
      <w:lvlJc w:val="left"/>
      <w:pPr>
        <w:ind w:left="22304" w:hanging="1440"/>
      </w:pPr>
      <w:rPr>
        <w:rFonts w:hint="default"/>
      </w:rPr>
    </w:lvl>
  </w:abstractNum>
  <w:abstractNum w:abstractNumId="15"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CD1F14"/>
    <w:multiLevelType w:val="multilevel"/>
    <w:tmpl w:val="31EEE554"/>
    <w:lvl w:ilvl="0">
      <w:start w:val="1"/>
      <w:numFmt w:val="decimal"/>
      <w:lvlText w:val="%1."/>
      <w:lvlJc w:val="left"/>
      <w:pPr>
        <w:ind w:left="360" w:hanging="360"/>
      </w:pPr>
      <w:rPr>
        <w:rFonts w:hint="default"/>
      </w:rPr>
    </w:lvl>
    <w:lvl w:ilvl="1">
      <w:start w:val="1"/>
      <w:numFmt w:val="decimal"/>
      <w:lvlText w:val="%1.%2."/>
      <w:lvlJc w:val="left"/>
      <w:pPr>
        <w:ind w:left="2968" w:hanging="360"/>
      </w:pPr>
      <w:rPr>
        <w:rFonts w:hint="default"/>
      </w:rPr>
    </w:lvl>
    <w:lvl w:ilvl="2">
      <w:start w:val="1"/>
      <w:numFmt w:val="decimal"/>
      <w:lvlText w:val="%1.%2.%3."/>
      <w:lvlJc w:val="left"/>
      <w:pPr>
        <w:ind w:left="5936" w:hanging="720"/>
      </w:pPr>
      <w:rPr>
        <w:rFonts w:hint="default"/>
      </w:rPr>
    </w:lvl>
    <w:lvl w:ilvl="3">
      <w:start w:val="1"/>
      <w:numFmt w:val="decimal"/>
      <w:lvlText w:val="%1.%2.%3.%4."/>
      <w:lvlJc w:val="left"/>
      <w:pPr>
        <w:ind w:left="8544" w:hanging="720"/>
      </w:pPr>
      <w:rPr>
        <w:rFonts w:hint="default"/>
      </w:rPr>
    </w:lvl>
    <w:lvl w:ilvl="4">
      <w:start w:val="1"/>
      <w:numFmt w:val="decimal"/>
      <w:lvlText w:val="%1.%2.%3.%4.%5."/>
      <w:lvlJc w:val="left"/>
      <w:pPr>
        <w:ind w:left="11512" w:hanging="1080"/>
      </w:pPr>
      <w:rPr>
        <w:rFonts w:hint="default"/>
      </w:rPr>
    </w:lvl>
    <w:lvl w:ilvl="5">
      <w:start w:val="1"/>
      <w:numFmt w:val="decimal"/>
      <w:lvlText w:val="%1.%2.%3.%4.%5.%6."/>
      <w:lvlJc w:val="left"/>
      <w:pPr>
        <w:ind w:left="14120" w:hanging="1080"/>
      </w:pPr>
      <w:rPr>
        <w:rFonts w:hint="default"/>
      </w:rPr>
    </w:lvl>
    <w:lvl w:ilvl="6">
      <w:start w:val="1"/>
      <w:numFmt w:val="decimal"/>
      <w:lvlText w:val="%1.%2.%3.%4.%5.%6.%7."/>
      <w:lvlJc w:val="left"/>
      <w:pPr>
        <w:ind w:left="16728" w:hanging="1080"/>
      </w:pPr>
      <w:rPr>
        <w:rFonts w:hint="default"/>
      </w:rPr>
    </w:lvl>
    <w:lvl w:ilvl="7">
      <w:start w:val="1"/>
      <w:numFmt w:val="decimal"/>
      <w:lvlText w:val="%1.%2.%3.%4.%5.%6.%7.%8."/>
      <w:lvlJc w:val="left"/>
      <w:pPr>
        <w:ind w:left="19696" w:hanging="1440"/>
      </w:pPr>
      <w:rPr>
        <w:rFonts w:hint="default"/>
      </w:rPr>
    </w:lvl>
    <w:lvl w:ilvl="8">
      <w:start w:val="1"/>
      <w:numFmt w:val="decimal"/>
      <w:lvlText w:val="%1.%2.%3.%4.%5.%6.%7.%8.%9."/>
      <w:lvlJc w:val="left"/>
      <w:pPr>
        <w:ind w:left="22304" w:hanging="1440"/>
      </w:pPr>
      <w:rPr>
        <w:rFonts w:hint="default"/>
      </w:rPr>
    </w:lvl>
  </w:abstractNum>
  <w:num w:numId="1" w16cid:durableId="1023097678">
    <w:abstractNumId w:val="5"/>
  </w:num>
  <w:num w:numId="2" w16cid:durableId="288628599">
    <w:abstractNumId w:val="8"/>
  </w:num>
  <w:num w:numId="3" w16cid:durableId="1742559992">
    <w:abstractNumId w:val="4"/>
  </w:num>
  <w:num w:numId="4" w16cid:durableId="7702012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74039953">
    <w:abstractNumId w:val="6"/>
  </w:num>
  <w:num w:numId="6" w16cid:durableId="1105346572">
    <w:abstractNumId w:val="11"/>
  </w:num>
  <w:num w:numId="7" w16cid:durableId="1867064431">
    <w:abstractNumId w:val="2"/>
  </w:num>
  <w:num w:numId="8" w16cid:durableId="831409924">
    <w:abstractNumId w:val="11"/>
  </w:num>
  <w:num w:numId="9" w16cid:durableId="1576090200">
    <w:abstractNumId w:val="2"/>
  </w:num>
  <w:num w:numId="10" w16cid:durableId="1709142601">
    <w:abstractNumId w:val="11"/>
  </w:num>
  <w:num w:numId="11" w16cid:durableId="1420296258">
    <w:abstractNumId w:val="2"/>
  </w:num>
  <w:num w:numId="12" w16cid:durableId="7870610">
    <w:abstractNumId w:val="15"/>
  </w:num>
  <w:num w:numId="13" w16cid:durableId="1110003630">
    <w:abstractNumId w:val="11"/>
  </w:num>
  <w:num w:numId="14" w16cid:durableId="924456193">
    <w:abstractNumId w:val="2"/>
  </w:num>
  <w:num w:numId="15" w16cid:durableId="130826984">
    <w:abstractNumId w:val="1"/>
  </w:num>
  <w:num w:numId="16" w16cid:durableId="1083916366">
    <w:abstractNumId w:val="10"/>
  </w:num>
  <w:num w:numId="17" w16cid:durableId="2013680011">
    <w:abstractNumId w:val="1"/>
  </w:num>
  <w:num w:numId="18" w16cid:durableId="651566071">
    <w:abstractNumId w:val="11"/>
  </w:num>
  <w:num w:numId="19" w16cid:durableId="404302399">
    <w:abstractNumId w:val="2"/>
  </w:num>
  <w:num w:numId="20" w16cid:durableId="1680811915">
    <w:abstractNumId w:val="1"/>
  </w:num>
  <w:num w:numId="21" w16cid:durableId="1814561534">
    <w:abstractNumId w:val="13"/>
  </w:num>
  <w:num w:numId="22" w16cid:durableId="420031621">
    <w:abstractNumId w:val="12"/>
  </w:num>
  <w:num w:numId="23" w16cid:durableId="1605646038">
    <w:abstractNumId w:val="7"/>
  </w:num>
  <w:num w:numId="24" w16cid:durableId="1042901926">
    <w:abstractNumId w:val="9"/>
  </w:num>
  <w:num w:numId="25" w16cid:durableId="1766732795">
    <w:abstractNumId w:val="16"/>
  </w:num>
  <w:num w:numId="26" w16cid:durableId="838542250">
    <w:abstractNumId w:val="14"/>
  </w:num>
  <w:num w:numId="27" w16cid:durableId="1879590221">
    <w:abstractNumId w:val="7"/>
  </w:num>
  <w:num w:numId="28" w16cid:durableId="1473672143">
    <w:abstractNumId w:val="3"/>
  </w:num>
  <w:num w:numId="29" w16cid:durableId="546339681">
    <w:abstractNumId w:val="7"/>
  </w:num>
  <w:num w:numId="30" w16cid:durableId="78230711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is Coco Enriquez">
    <w15:presenceInfo w15:providerId="Windows Live" w15:userId="2c9bedcf2d60dd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510"/>
  <w:autoHyphenation/>
  <w:hyphenationZone w:val="425"/>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NDAzMDI2MTawMDM0NDZT0lEKTi0uzszPAykwsqgFAAx/r+MtAAAA"/>
  </w:docVars>
  <w:rsids>
    <w:rsidRoot w:val="00FD62F9"/>
    <w:rsid w:val="00001248"/>
    <w:rsid w:val="00001AC5"/>
    <w:rsid w:val="00007F8C"/>
    <w:rsid w:val="000163D4"/>
    <w:rsid w:val="00026DE0"/>
    <w:rsid w:val="000279B7"/>
    <w:rsid w:val="00032E26"/>
    <w:rsid w:val="00037025"/>
    <w:rsid w:val="00040AAB"/>
    <w:rsid w:val="00041196"/>
    <w:rsid w:val="00042126"/>
    <w:rsid w:val="00042517"/>
    <w:rsid w:val="00044EA2"/>
    <w:rsid w:val="00045795"/>
    <w:rsid w:val="000464C0"/>
    <w:rsid w:val="000509E7"/>
    <w:rsid w:val="00050C7F"/>
    <w:rsid w:val="00050FE2"/>
    <w:rsid w:val="00063FD8"/>
    <w:rsid w:val="0007251C"/>
    <w:rsid w:val="000747ED"/>
    <w:rsid w:val="00074D70"/>
    <w:rsid w:val="0008460F"/>
    <w:rsid w:val="00085764"/>
    <w:rsid w:val="00086DD7"/>
    <w:rsid w:val="00086EFB"/>
    <w:rsid w:val="000957B0"/>
    <w:rsid w:val="000A7695"/>
    <w:rsid w:val="000B4901"/>
    <w:rsid w:val="000C087A"/>
    <w:rsid w:val="000E0640"/>
    <w:rsid w:val="000E1493"/>
    <w:rsid w:val="000E3827"/>
    <w:rsid w:val="000E440B"/>
    <w:rsid w:val="000E7784"/>
    <w:rsid w:val="000F06EC"/>
    <w:rsid w:val="000F6901"/>
    <w:rsid w:val="0010001E"/>
    <w:rsid w:val="001017C4"/>
    <w:rsid w:val="00101F69"/>
    <w:rsid w:val="001025EE"/>
    <w:rsid w:val="00106473"/>
    <w:rsid w:val="00110FAD"/>
    <w:rsid w:val="00114778"/>
    <w:rsid w:val="00125E82"/>
    <w:rsid w:val="001262CB"/>
    <w:rsid w:val="00133040"/>
    <w:rsid w:val="00134967"/>
    <w:rsid w:val="00144508"/>
    <w:rsid w:val="001476CC"/>
    <w:rsid w:val="00152D24"/>
    <w:rsid w:val="00164904"/>
    <w:rsid w:val="00166E56"/>
    <w:rsid w:val="00173E3A"/>
    <w:rsid w:val="00174353"/>
    <w:rsid w:val="0017654B"/>
    <w:rsid w:val="00177986"/>
    <w:rsid w:val="0018132B"/>
    <w:rsid w:val="001819EA"/>
    <w:rsid w:val="00183C60"/>
    <w:rsid w:val="001852EE"/>
    <w:rsid w:val="00192CC9"/>
    <w:rsid w:val="00196C7D"/>
    <w:rsid w:val="001A0C8A"/>
    <w:rsid w:val="001A131B"/>
    <w:rsid w:val="001A211D"/>
    <w:rsid w:val="001A2387"/>
    <w:rsid w:val="001A3031"/>
    <w:rsid w:val="001A4F63"/>
    <w:rsid w:val="001A5516"/>
    <w:rsid w:val="001B6B75"/>
    <w:rsid w:val="001D165C"/>
    <w:rsid w:val="001D781F"/>
    <w:rsid w:val="001E0DF5"/>
    <w:rsid w:val="001E0F01"/>
    <w:rsid w:val="001E2AEB"/>
    <w:rsid w:val="001E2D96"/>
    <w:rsid w:val="001E35C4"/>
    <w:rsid w:val="001E6B31"/>
    <w:rsid w:val="001E7F40"/>
    <w:rsid w:val="001F2964"/>
    <w:rsid w:val="00206CC3"/>
    <w:rsid w:val="00210CD3"/>
    <w:rsid w:val="0021386D"/>
    <w:rsid w:val="002279FC"/>
    <w:rsid w:val="00227B97"/>
    <w:rsid w:val="0023067E"/>
    <w:rsid w:val="00237B93"/>
    <w:rsid w:val="0024162D"/>
    <w:rsid w:val="002452A7"/>
    <w:rsid w:val="00253109"/>
    <w:rsid w:val="00254D03"/>
    <w:rsid w:val="00261F02"/>
    <w:rsid w:val="002839A9"/>
    <w:rsid w:val="002870D3"/>
    <w:rsid w:val="002A1FFF"/>
    <w:rsid w:val="002A3934"/>
    <w:rsid w:val="002A4EB7"/>
    <w:rsid w:val="002A5036"/>
    <w:rsid w:val="002B4FF1"/>
    <w:rsid w:val="002B78CD"/>
    <w:rsid w:val="002C4D13"/>
    <w:rsid w:val="002C7018"/>
    <w:rsid w:val="002C7834"/>
    <w:rsid w:val="002D008E"/>
    <w:rsid w:val="002D62B9"/>
    <w:rsid w:val="002E2E9F"/>
    <w:rsid w:val="002E6715"/>
    <w:rsid w:val="002E6E9E"/>
    <w:rsid w:val="002F45D7"/>
    <w:rsid w:val="002F6402"/>
    <w:rsid w:val="002F703E"/>
    <w:rsid w:val="0030589E"/>
    <w:rsid w:val="003061D5"/>
    <w:rsid w:val="0030668E"/>
    <w:rsid w:val="00306D90"/>
    <w:rsid w:val="003106C4"/>
    <w:rsid w:val="00311210"/>
    <w:rsid w:val="00313C6E"/>
    <w:rsid w:val="0032111D"/>
    <w:rsid w:val="00323ACF"/>
    <w:rsid w:val="00325E12"/>
    <w:rsid w:val="00326141"/>
    <w:rsid w:val="00332C00"/>
    <w:rsid w:val="003373C4"/>
    <w:rsid w:val="00346169"/>
    <w:rsid w:val="00350389"/>
    <w:rsid w:val="00352666"/>
    <w:rsid w:val="00354155"/>
    <w:rsid w:val="00375902"/>
    <w:rsid w:val="00381484"/>
    <w:rsid w:val="003920C8"/>
    <w:rsid w:val="00397126"/>
    <w:rsid w:val="003A4212"/>
    <w:rsid w:val="003A51B1"/>
    <w:rsid w:val="003A74FC"/>
    <w:rsid w:val="003B319E"/>
    <w:rsid w:val="003B66EA"/>
    <w:rsid w:val="003B688C"/>
    <w:rsid w:val="003C6C73"/>
    <w:rsid w:val="003D25A3"/>
    <w:rsid w:val="003D3AD5"/>
    <w:rsid w:val="003D3DB9"/>
    <w:rsid w:val="003D5AF5"/>
    <w:rsid w:val="003E354E"/>
    <w:rsid w:val="003E551F"/>
    <w:rsid w:val="003F2C7E"/>
    <w:rsid w:val="00401D30"/>
    <w:rsid w:val="00403C70"/>
    <w:rsid w:val="0041047F"/>
    <w:rsid w:val="00410961"/>
    <w:rsid w:val="00410F04"/>
    <w:rsid w:val="00412EA9"/>
    <w:rsid w:val="004210A6"/>
    <w:rsid w:val="004219E9"/>
    <w:rsid w:val="00422D4A"/>
    <w:rsid w:val="00423D73"/>
    <w:rsid w:val="00434AEC"/>
    <w:rsid w:val="00437602"/>
    <w:rsid w:val="004377C4"/>
    <w:rsid w:val="00447EF5"/>
    <w:rsid w:val="00450614"/>
    <w:rsid w:val="00450F49"/>
    <w:rsid w:val="00454B9B"/>
    <w:rsid w:val="004563EA"/>
    <w:rsid w:val="0046077D"/>
    <w:rsid w:val="0046106A"/>
    <w:rsid w:val="004650E0"/>
    <w:rsid w:val="00467A8D"/>
    <w:rsid w:val="00470C7F"/>
    <w:rsid w:val="00473129"/>
    <w:rsid w:val="004738A1"/>
    <w:rsid w:val="0047409B"/>
    <w:rsid w:val="004810CA"/>
    <w:rsid w:val="004834D5"/>
    <w:rsid w:val="00483EB2"/>
    <w:rsid w:val="00485F56"/>
    <w:rsid w:val="00493C42"/>
    <w:rsid w:val="004A4EB9"/>
    <w:rsid w:val="004A7D39"/>
    <w:rsid w:val="004B0170"/>
    <w:rsid w:val="004B1B47"/>
    <w:rsid w:val="004B674F"/>
    <w:rsid w:val="004C5465"/>
    <w:rsid w:val="004D36E1"/>
    <w:rsid w:val="004E1411"/>
    <w:rsid w:val="004F7A5C"/>
    <w:rsid w:val="00504CAF"/>
    <w:rsid w:val="00526A24"/>
    <w:rsid w:val="00530EF2"/>
    <w:rsid w:val="00534EA4"/>
    <w:rsid w:val="00545B32"/>
    <w:rsid w:val="005461F4"/>
    <w:rsid w:val="00547072"/>
    <w:rsid w:val="005535B5"/>
    <w:rsid w:val="00563891"/>
    <w:rsid w:val="00576221"/>
    <w:rsid w:val="005875FC"/>
    <w:rsid w:val="00597CAE"/>
    <w:rsid w:val="00597E6E"/>
    <w:rsid w:val="00597F5E"/>
    <w:rsid w:val="005A5C0E"/>
    <w:rsid w:val="005C3822"/>
    <w:rsid w:val="005D05C7"/>
    <w:rsid w:val="005D234F"/>
    <w:rsid w:val="006026D7"/>
    <w:rsid w:val="00605E12"/>
    <w:rsid w:val="006138A4"/>
    <w:rsid w:val="006221CE"/>
    <w:rsid w:val="00626ECE"/>
    <w:rsid w:val="00631167"/>
    <w:rsid w:val="006377BE"/>
    <w:rsid w:val="006565DF"/>
    <w:rsid w:val="006609EA"/>
    <w:rsid w:val="006622E5"/>
    <w:rsid w:val="00663643"/>
    <w:rsid w:val="0068540F"/>
    <w:rsid w:val="00692393"/>
    <w:rsid w:val="00695767"/>
    <w:rsid w:val="006959A5"/>
    <w:rsid w:val="00695ACE"/>
    <w:rsid w:val="006A387C"/>
    <w:rsid w:val="006A5C82"/>
    <w:rsid w:val="006A7856"/>
    <w:rsid w:val="006B367E"/>
    <w:rsid w:val="006B528F"/>
    <w:rsid w:val="006B63BB"/>
    <w:rsid w:val="006B7D03"/>
    <w:rsid w:val="006E2CEA"/>
    <w:rsid w:val="006F1194"/>
    <w:rsid w:val="006F21AB"/>
    <w:rsid w:val="006F2436"/>
    <w:rsid w:val="006F756F"/>
    <w:rsid w:val="00710324"/>
    <w:rsid w:val="00711D07"/>
    <w:rsid w:val="00713819"/>
    <w:rsid w:val="00714250"/>
    <w:rsid w:val="00714ADC"/>
    <w:rsid w:val="007160C9"/>
    <w:rsid w:val="007200BF"/>
    <w:rsid w:val="00720DE1"/>
    <w:rsid w:val="00721ACB"/>
    <w:rsid w:val="007273C9"/>
    <w:rsid w:val="0073449B"/>
    <w:rsid w:val="00736D63"/>
    <w:rsid w:val="0073758C"/>
    <w:rsid w:val="00743CFA"/>
    <w:rsid w:val="00746D9D"/>
    <w:rsid w:val="007511B1"/>
    <w:rsid w:val="0076627E"/>
    <w:rsid w:val="00767BAA"/>
    <w:rsid w:val="00785683"/>
    <w:rsid w:val="00787280"/>
    <w:rsid w:val="007915D0"/>
    <w:rsid w:val="00791F3C"/>
    <w:rsid w:val="0079733D"/>
    <w:rsid w:val="00797ECB"/>
    <w:rsid w:val="007A1A8C"/>
    <w:rsid w:val="007A43FE"/>
    <w:rsid w:val="007A4956"/>
    <w:rsid w:val="007A5D66"/>
    <w:rsid w:val="007B24B1"/>
    <w:rsid w:val="007B46E2"/>
    <w:rsid w:val="007B6F43"/>
    <w:rsid w:val="007B7A28"/>
    <w:rsid w:val="007C39C1"/>
    <w:rsid w:val="007C6AC5"/>
    <w:rsid w:val="007C7B4C"/>
    <w:rsid w:val="007D6780"/>
    <w:rsid w:val="007E294D"/>
    <w:rsid w:val="007E6945"/>
    <w:rsid w:val="007E7EA6"/>
    <w:rsid w:val="007F18B0"/>
    <w:rsid w:val="00800972"/>
    <w:rsid w:val="00806D00"/>
    <w:rsid w:val="00814500"/>
    <w:rsid w:val="008164D4"/>
    <w:rsid w:val="0082187F"/>
    <w:rsid w:val="008234E7"/>
    <w:rsid w:val="0082430E"/>
    <w:rsid w:val="008253CE"/>
    <w:rsid w:val="00825F55"/>
    <w:rsid w:val="008303E1"/>
    <w:rsid w:val="0083577D"/>
    <w:rsid w:val="00837386"/>
    <w:rsid w:val="00837C17"/>
    <w:rsid w:val="00845CB6"/>
    <w:rsid w:val="00846A8F"/>
    <w:rsid w:val="008525DA"/>
    <w:rsid w:val="00855544"/>
    <w:rsid w:val="0085603B"/>
    <w:rsid w:val="0085743D"/>
    <w:rsid w:val="00862702"/>
    <w:rsid w:val="008636C6"/>
    <w:rsid w:val="00865AC6"/>
    <w:rsid w:val="008710CC"/>
    <w:rsid w:val="008804A2"/>
    <w:rsid w:val="0088061C"/>
    <w:rsid w:val="00881811"/>
    <w:rsid w:val="00882543"/>
    <w:rsid w:val="00886362"/>
    <w:rsid w:val="00891780"/>
    <w:rsid w:val="00894490"/>
    <w:rsid w:val="008A4AC7"/>
    <w:rsid w:val="008A5B47"/>
    <w:rsid w:val="008A6BDD"/>
    <w:rsid w:val="008B2594"/>
    <w:rsid w:val="008B5D81"/>
    <w:rsid w:val="008D089F"/>
    <w:rsid w:val="008D7BA7"/>
    <w:rsid w:val="008F1424"/>
    <w:rsid w:val="008F22B0"/>
    <w:rsid w:val="00901528"/>
    <w:rsid w:val="00902500"/>
    <w:rsid w:val="00913BEB"/>
    <w:rsid w:val="00913FCE"/>
    <w:rsid w:val="00932030"/>
    <w:rsid w:val="009322D3"/>
    <w:rsid w:val="00940C53"/>
    <w:rsid w:val="009426A5"/>
    <w:rsid w:val="00947C21"/>
    <w:rsid w:val="00957D90"/>
    <w:rsid w:val="00960C1F"/>
    <w:rsid w:val="0096405D"/>
    <w:rsid w:val="00965CB9"/>
    <w:rsid w:val="0097113B"/>
    <w:rsid w:val="00977E6A"/>
    <w:rsid w:val="00980365"/>
    <w:rsid w:val="009A26F4"/>
    <w:rsid w:val="009A54E4"/>
    <w:rsid w:val="009A6088"/>
    <w:rsid w:val="009B0E82"/>
    <w:rsid w:val="009B0F06"/>
    <w:rsid w:val="009B410E"/>
    <w:rsid w:val="009D099F"/>
    <w:rsid w:val="009D47C9"/>
    <w:rsid w:val="009E3B75"/>
    <w:rsid w:val="009E5A48"/>
    <w:rsid w:val="009F00FB"/>
    <w:rsid w:val="009F70E6"/>
    <w:rsid w:val="00A0087C"/>
    <w:rsid w:val="00A072AB"/>
    <w:rsid w:val="00A16C1E"/>
    <w:rsid w:val="00A24CF3"/>
    <w:rsid w:val="00A26CBC"/>
    <w:rsid w:val="00A26E16"/>
    <w:rsid w:val="00A4542E"/>
    <w:rsid w:val="00A51EC9"/>
    <w:rsid w:val="00A53441"/>
    <w:rsid w:val="00A64423"/>
    <w:rsid w:val="00A704ED"/>
    <w:rsid w:val="00A710D7"/>
    <w:rsid w:val="00A81351"/>
    <w:rsid w:val="00A8228A"/>
    <w:rsid w:val="00AA7ADF"/>
    <w:rsid w:val="00AB2A1D"/>
    <w:rsid w:val="00AB3231"/>
    <w:rsid w:val="00AC2D36"/>
    <w:rsid w:val="00AC67B6"/>
    <w:rsid w:val="00AC7D00"/>
    <w:rsid w:val="00AD15FF"/>
    <w:rsid w:val="00AD287F"/>
    <w:rsid w:val="00AD7526"/>
    <w:rsid w:val="00AE0C8C"/>
    <w:rsid w:val="00AE36BA"/>
    <w:rsid w:val="00AE4416"/>
    <w:rsid w:val="00AE5441"/>
    <w:rsid w:val="00AE7DCF"/>
    <w:rsid w:val="00AF2B5B"/>
    <w:rsid w:val="00AF71CB"/>
    <w:rsid w:val="00B01068"/>
    <w:rsid w:val="00B05F0F"/>
    <w:rsid w:val="00B14CF1"/>
    <w:rsid w:val="00B17B66"/>
    <w:rsid w:val="00B25277"/>
    <w:rsid w:val="00B26F89"/>
    <w:rsid w:val="00B27C55"/>
    <w:rsid w:val="00B322DA"/>
    <w:rsid w:val="00B35A0F"/>
    <w:rsid w:val="00B373D3"/>
    <w:rsid w:val="00B47384"/>
    <w:rsid w:val="00B505FD"/>
    <w:rsid w:val="00B54B18"/>
    <w:rsid w:val="00B62AA6"/>
    <w:rsid w:val="00B63C93"/>
    <w:rsid w:val="00B63D14"/>
    <w:rsid w:val="00B64A12"/>
    <w:rsid w:val="00B74B67"/>
    <w:rsid w:val="00B83F07"/>
    <w:rsid w:val="00B9439F"/>
    <w:rsid w:val="00BA02BE"/>
    <w:rsid w:val="00BA1A64"/>
    <w:rsid w:val="00BA39FB"/>
    <w:rsid w:val="00BC7BB3"/>
    <w:rsid w:val="00BD7F6E"/>
    <w:rsid w:val="00BE0008"/>
    <w:rsid w:val="00BE2EE6"/>
    <w:rsid w:val="00BF0BFF"/>
    <w:rsid w:val="00BF3144"/>
    <w:rsid w:val="00C0577D"/>
    <w:rsid w:val="00C0693F"/>
    <w:rsid w:val="00C07851"/>
    <w:rsid w:val="00C07A27"/>
    <w:rsid w:val="00C07C88"/>
    <w:rsid w:val="00C11B88"/>
    <w:rsid w:val="00C136DA"/>
    <w:rsid w:val="00C15D62"/>
    <w:rsid w:val="00C203A7"/>
    <w:rsid w:val="00C210AE"/>
    <w:rsid w:val="00C22E2D"/>
    <w:rsid w:val="00C309D3"/>
    <w:rsid w:val="00C32D0C"/>
    <w:rsid w:val="00C32D2D"/>
    <w:rsid w:val="00C33AF0"/>
    <w:rsid w:val="00C357AC"/>
    <w:rsid w:val="00C4602E"/>
    <w:rsid w:val="00C50299"/>
    <w:rsid w:val="00C52ACC"/>
    <w:rsid w:val="00C53FF9"/>
    <w:rsid w:val="00C601C1"/>
    <w:rsid w:val="00C62598"/>
    <w:rsid w:val="00C6599D"/>
    <w:rsid w:val="00C85C15"/>
    <w:rsid w:val="00C91C85"/>
    <w:rsid w:val="00C947CE"/>
    <w:rsid w:val="00C9692C"/>
    <w:rsid w:val="00C9743C"/>
    <w:rsid w:val="00CA6DB8"/>
    <w:rsid w:val="00CC3D0A"/>
    <w:rsid w:val="00CC4535"/>
    <w:rsid w:val="00CC5CD2"/>
    <w:rsid w:val="00CD1989"/>
    <w:rsid w:val="00CE34CC"/>
    <w:rsid w:val="00CF223E"/>
    <w:rsid w:val="00D0483D"/>
    <w:rsid w:val="00D126F9"/>
    <w:rsid w:val="00D148E1"/>
    <w:rsid w:val="00D22515"/>
    <w:rsid w:val="00D31ADD"/>
    <w:rsid w:val="00D32DF7"/>
    <w:rsid w:val="00D37BD6"/>
    <w:rsid w:val="00D40CCA"/>
    <w:rsid w:val="00D4314B"/>
    <w:rsid w:val="00D503B2"/>
    <w:rsid w:val="00D504D2"/>
    <w:rsid w:val="00D50F7D"/>
    <w:rsid w:val="00D514F0"/>
    <w:rsid w:val="00D549B7"/>
    <w:rsid w:val="00D60B16"/>
    <w:rsid w:val="00D61E38"/>
    <w:rsid w:val="00D71C3F"/>
    <w:rsid w:val="00D86CC8"/>
    <w:rsid w:val="00D87378"/>
    <w:rsid w:val="00D92634"/>
    <w:rsid w:val="00D93535"/>
    <w:rsid w:val="00DA47CF"/>
    <w:rsid w:val="00DA7229"/>
    <w:rsid w:val="00DB69F8"/>
    <w:rsid w:val="00DB74C6"/>
    <w:rsid w:val="00DB7534"/>
    <w:rsid w:val="00DC7CFF"/>
    <w:rsid w:val="00DD0007"/>
    <w:rsid w:val="00DD28DE"/>
    <w:rsid w:val="00DD6D15"/>
    <w:rsid w:val="00DE1412"/>
    <w:rsid w:val="00DE2776"/>
    <w:rsid w:val="00DF418D"/>
    <w:rsid w:val="00DF44E2"/>
    <w:rsid w:val="00DF4CCB"/>
    <w:rsid w:val="00DF7345"/>
    <w:rsid w:val="00E02EFB"/>
    <w:rsid w:val="00E121C0"/>
    <w:rsid w:val="00E12712"/>
    <w:rsid w:val="00E16168"/>
    <w:rsid w:val="00E229F3"/>
    <w:rsid w:val="00E230E0"/>
    <w:rsid w:val="00E25855"/>
    <w:rsid w:val="00E3505D"/>
    <w:rsid w:val="00E35C9F"/>
    <w:rsid w:val="00E4212A"/>
    <w:rsid w:val="00E437CA"/>
    <w:rsid w:val="00E4397A"/>
    <w:rsid w:val="00E46A10"/>
    <w:rsid w:val="00E579E6"/>
    <w:rsid w:val="00E621B5"/>
    <w:rsid w:val="00E74087"/>
    <w:rsid w:val="00E7426F"/>
    <w:rsid w:val="00E77653"/>
    <w:rsid w:val="00E8100D"/>
    <w:rsid w:val="00E86260"/>
    <w:rsid w:val="00E87838"/>
    <w:rsid w:val="00EA43A7"/>
    <w:rsid w:val="00EB0B51"/>
    <w:rsid w:val="00EB2745"/>
    <w:rsid w:val="00EB7E58"/>
    <w:rsid w:val="00EC33FF"/>
    <w:rsid w:val="00EC3CE2"/>
    <w:rsid w:val="00F05B70"/>
    <w:rsid w:val="00F07F71"/>
    <w:rsid w:val="00F1106B"/>
    <w:rsid w:val="00F131D4"/>
    <w:rsid w:val="00F16834"/>
    <w:rsid w:val="00F21C3B"/>
    <w:rsid w:val="00F26928"/>
    <w:rsid w:val="00F3068A"/>
    <w:rsid w:val="00F352CC"/>
    <w:rsid w:val="00F427DE"/>
    <w:rsid w:val="00F44B6F"/>
    <w:rsid w:val="00F56E8A"/>
    <w:rsid w:val="00F6142C"/>
    <w:rsid w:val="00F6156E"/>
    <w:rsid w:val="00F6294B"/>
    <w:rsid w:val="00F668BF"/>
    <w:rsid w:val="00F742D1"/>
    <w:rsid w:val="00F75799"/>
    <w:rsid w:val="00F90BBB"/>
    <w:rsid w:val="00FB183A"/>
    <w:rsid w:val="00FB195A"/>
    <w:rsid w:val="00FB6566"/>
    <w:rsid w:val="00FB6802"/>
    <w:rsid w:val="00FC12C3"/>
    <w:rsid w:val="00FD1CB6"/>
    <w:rsid w:val="00FD1D3F"/>
    <w:rsid w:val="00FD5B17"/>
    <w:rsid w:val="00FD62F9"/>
    <w:rsid w:val="00FF0154"/>
    <w:rsid w:val="00FF63FE"/>
    <w:rsid w:val="00FF669A"/>
    <w:rsid w:val="00FF711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DC3D6AC"/>
  <w15:chartTrackingRefBased/>
  <w15:docId w15:val="{6D16AD05-8B37-4075-A21A-C84DF237C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170"/>
    <w:pPr>
      <w:spacing w:line="280" w:lineRule="atLeast"/>
      <w:jc w:val="both"/>
    </w:pPr>
    <w:rPr>
      <w:rFonts w:ascii="Palatino Linotype" w:hAnsi="Palatino Linotype"/>
      <w:noProof/>
      <w:color w:val="00000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DPI11articletype">
    <w:name w:val="MDPI_1.1_article_type"/>
    <w:next w:val="Normal"/>
    <w:qFormat/>
    <w:rsid w:val="008234E7"/>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8234E7"/>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8234E7"/>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8234E7"/>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8234E7"/>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8234E7"/>
    <w:pPr>
      <w:adjustRightInd w:val="0"/>
      <w:snapToGrid w:val="0"/>
      <w:spacing w:before="240" w:line="280" w:lineRule="atLeast"/>
      <w:ind w:left="2608"/>
      <w:jc w:val="both"/>
    </w:pPr>
    <w:rPr>
      <w:rFonts w:ascii="Palatino Linotype" w:eastAsia="Times New Roman" w:hAnsi="Palatino Linotype"/>
      <w:color w:val="000000"/>
      <w:szCs w:val="22"/>
      <w:lang w:eastAsia="de-DE" w:bidi="en-US"/>
    </w:rPr>
  </w:style>
  <w:style w:type="paragraph" w:customStyle="1" w:styleId="MDPI18keywords">
    <w:name w:val="MDPI_1.8_keywords"/>
    <w:next w:val="Normal"/>
    <w:qFormat/>
    <w:rsid w:val="008234E7"/>
    <w:pPr>
      <w:adjustRightInd w:val="0"/>
      <w:snapToGrid w:val="0"/>
      <w:spacing w:before="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19line">
    <w:name w:val="MDPI_1.9_line"/>
    <w:qFormat/>
    <w:rsid w:val="008234E7"/>
    <w:pPr>
      <w:pBdr>
        <w:bottom w:val="single" w:sz="6" w:space="1" w:color="auto"/>
      </w:pBdr>
      <w:adjustRightInd w:val="0"/>
      <w:snapToGrid w:val="0"/>
      <w:spacing w:after="480" w:line="28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anormal"/>
    <w:uiPriority w:val="99"/>
    <w:rsid w:val="004B1B47"/>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aconcuadrcula">
    <w:name w:val="Table Grid"/>
    <w:basedOn w:val="Tablanormal"/>
    <w:uiPriority w:val="59"/>
    <w:rsid w:val="008234E7"/>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rsid w:val="008234E7"/>
    <w:pPr>
      <w:tabs>
        <w:tab w:val="center" w:pos="4153"/>
        <w:tab w:val="right" w:pos="8306"/>
      </w:tabs>
      <w:snapToGrid w:val="0"/>
      <w:spacing w:line="240" w:lineRule="atLeast"/>
    </w:pPr>
    <w:rPr>
      <w:szCs w:val="18"/>
    </w:rPr>
  </w:style>
  <w:style w:type="character" w:customStyle="1" w:styleId="PiedepginaCar">
    <w:name w:val="Pie de página Car"/>
    <w:link w:val="Piedepgina"/>
    <w:uiPriority w:val="99"/>
    <w:rsid w:val="008234E7"/>
    <w:rPr>
      <w:rFonts w:ascii="Palatino Linotype" w:hAnsi="Palatino Linotype"/>
      <w:noProof/>
      <w:color w:val="000000"/>
      <w:szCs w:val="18"/>
    </w:rPr>
  </w:style>
  <w:style w:type="paragraph" w:styleId="Encabezado">
    <w:name w:val="header"/>
    <w:basedOn w:val="Normal"/>
    <w:link w:val="EncabezadoCar"/>
    <w:uiPriority w:val="99"/>
    <w:rsid w:val="008234E7"/>
    <w:pPr>
      <w:pBdr>
        <w:bottom w:val="single" w:sz="6" w:space="1" w:color="auto"/>
      </w:pBdr>
      <w:tabs>
        <w:tab w:val="center" w:pos="4153"/>
        <w:tab w:val="right" w:pos="8306"/>
      </w:tabs>
      <w:snapToGrid w:val="0"/>
      <w:spacing w:line="240" w:lineRule="atLeast"/>
      <w:jc w:val="center"/>
    </w:pPr>
    <w:rPr>
      <w:szCs w:val="18"/>
    </w:rPr>
  </w:style>
  <w:style w:type="character" w:customStyle="1" w:styleId="EncabezadoCar">
    <w:name w:val="Encabezado Car"/>
    <w:link w:val="Encabezado"/>
    <w:uiPriority w:val="99"/>
    <w:rsid w:val="008234E7"/>
    <w:rPr>
      <w:rFonts w:ascii="Palatino Linotype" w:hAnsi="Palatino Linotype"/>
      <w:noProof/>
      <w:color w:val="000000"/>
      <w:szCs w:val="18"/>
    </w:rPr>
  </w:style>
  <w:style w:type="paragraph" w:customStyle="1" w:styleId="MDPI32textnoindent">
    <w:name w:val="MDPI_3.2_text_no_indent"/>
    <w:basedOn w:val="MDPI31text"/>
    <w:qFormat/>
    <w:rsid w:val="008234E7"/>
    <w:pPr>
      <w:ind w:firstLine="0"/>
    </w:pPr>
  </w:style>
  <w:style w:type="paragraph" w:customStyle="1" w:styleId="MDPI31text">
    <w:name w:val="MDPI_3.1_text"/>
    <w:qFormat/>
    <w:rsid w:val="00D504D2"/>
    <w:pPr>
      <w:adjustRightInd w:val="0"/>
      <w:snapToGrid w:val="0"/>
      <w:spacing w:line="280" w:lineRule="atLeast"/>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8234E7"/>
    <w:pPr>
      <w:adjustRightInd w:val="0"/>
      <w:snapToGrid w:val="0"/>
      <w:spacing w:after="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8234E7"/>
    <w:pPr>
      <w:adjustRightInd w:val="0"/>
      <w:snapToGrid w:val="0"/>
      <w:spacing w:line="280" w:lineRule="atLeast"/>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8234E7"/>
    <w:pPr>
      <w:adjustRightInd w:val="0"/>
      <w:snapToGrid w:val="0"/>
      <w:spacing w:before="12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1A4F63"/>
    <w:pPr>
      <w:numPr>
        <w:numId w:val="22"/>
      </w:numPr>
      <w:adjustRightInd w:val="0"/>
      <w:snapToGrid w:val="0"/>
      <w:spacing w:line="280" w:lineRule="atLeast"/>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1A4F63"/>
    <w:pPr>
      <w:numPr>
        <w:numId w:val="20"/>
      </w:numPr>
      <w:adjustRightInd w:val="0"/>
      <w:snapToGrid w:val="0"/>
      <w:spacing w:line="280" w:lineRule="atLeast"/>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8234E7"/>
    <w:pPr>
      <w:adjustRightInd w:val="0"/>
      <w:snapToGrid w:val="0"/>
      <w:spacing w:before="120" w:after="120" w:line="28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8234E7"/>
    <w:pPr>
      <w:spacing w:before="120" w:after="120" w:line="280" w:lineRule="atLeast"/>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8234E7"/>
    <w:pPr>
      <w:adjustRightInd w:val="0"/>
      <w:snapToGrid w:val="0"/>
      <w:spacing w:before="240" w:after="120" w:line="280" w:lineRule="atLeast"/>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D40CCA"/>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8234E7"/>
    <w:pPr>
      <w:adjustRightInd w:val="0"/>
      <w:snapToGrid w:val="0"/>
      <w:spacing w:line="280" w:lineRule="atLeast"/>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8234E7"/>
    <w:pPr>
      <w:adjustRightInd w:val="0"/>
      <w:snapToGrid w:val="0"/>
      <w:spacing w:before="120" w:after="240" w:line="280" w:lineRule="atLeast"/>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8234E7"/>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8234E7"/>
    <w:pPr>
      <w:adjustRightInd w:val="0"/>
      <w:snapToGrid w:val="0"/>
      <w:spacing w:before="60" w:after="60" w:line="280" w:lineRule="atLeast"/>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8234E7"/>
    <w:pPr>
      <w:adjustRightInd w:val="0"/>
      <w:snapToGrid w:val="0"/>
      <w:spacing w:before="240" w:after="60" w:line="280" w:lineRule="atLeast"/>
      <w:ind w:left="2608"/>
      <w:outlineLvl w:val="0"/>
    </w:pPr>
    <w:rPr>
      <w:rFonts w:ascii="Palatino Linotype" w:eastAsia="Times New Roman" w:hAnsi="Palatino Linotype"/>
      <w:b/>
      <w:snapToGrid w:val="0"/>
      <w:color w:val="000000"/>
      <w:sz w:val="24"/>
      <w:szCs w:val="22"/>
      <w:lang w:eastAsia="de-DE" w:bidi="en-US"/>
    </w:rPr>
  </w:style>
  <w:style w:type="paragraph" w:customStyle="1" w:styleId="MDPI22heading2">
    <w:name w:val="MDPI_2.2_heading2"/>
    <w:qFormat/>
    <w:rsid w:val="008234E7"/>
    <w:pPr>
      <w:adjustRightInd w:val="0"/>
      <w:snapToGrid w:val="0"/>
      <w:spacing w:before="60" w:after="60" w:line="280" w:lineRule="atLeast"/>
      <w:ind w:left="2608"/>
      <w:outlineLvl w:val="1"/>
    </w:pPr>
    <w:rPr>
      <w:rFonts w:ascii="Palatino Linotype" w:eastAsia="Times New Roman" w:hAnsi="Palatino Linotype"/>
      <w:i/>
      <w:noProof/>
      <w:snapToGrid w:val="0"/>
      <w:color w:val="000000"/>
      <w:szCs w:val="22"/>
      <w:lang w:eastAsia="de-DE" w:bidi="en-US"/>
    </w:rPr>
  </w:style>
  <w:style w:type="paragraph" w:customStyle="1" w:styleId="MDPI81references">
    <w:name w:val="MDPI_8.1_references"/>
    <w:qFormat/>
    <w:rsid w:val="00CC4535"/>
    <w:pPr>
      <w:numPr>
        <w:numId w:val="23"/>
      </w:numPr>
      <w:adjustRightInd w:val="0"/>
      <w:snapToGrid w:val="0"/>
      <w:spacing w:line="280" w:lineRule="atLeast"/>
      <w:jc w:val="both"/>
    </w:pPr>
    <w:rPr>
      <w:rFonts w:ascii="Palatino Linotype" w:eastAsia="Times New Roman" w:hAnsi="Palatino Linotype"/>
      <w:color w:val="000000"/>
      <w:sz w:val="18"/>
      <w:lang w:eastAsia="de-DE" w:bidi="en-US"/>
    </w:rPr>
  </w:style>
  <w:style w:type="paragraph" w:styleId="Textodeglobo">
    <w:name w:val="Balloon Text"/>
    <w:basedOn w:val="Normal"/>
    <w:link w:val="TextodegloboCar"/>
    <w:uiPriority w:val="99"/>
    <w:rsid w:val="008234E7"/>
    <w:rPr>
      <w:rFonts w:cs="Tahoma"/>
      <w:szCs w:val="18"/>
    </w:rPr>
  </w:style>
  <w:style w:type="character" w:customStyle="1" w:styleId="TextodegloboCar">
    <w:name w:val="Texto de globo Car"/>
    <w:link w:val="Textodeglobo"/>
    <w:uiPriority w:val="99"/>
    <w:rsid w:val="008234E7"/>
    <w:rPr>
      <w:rFonts w:ascii="Palatino Linotype" w:hAnsi="Palatino Linotype" w:cs="Tahoma"/>
      <w:noProof/>
      <w:color w:val="000000"/>
      <w:szCs w:val="18"/>
    </w:rPr>
  </w:style>
  <w:style w:type="character" w:styleId="Nmerodelnea">
    <w:name w:val="line number"/>
    <w:uiPriority w:val="99"/>
    <w:rsid w:val="00493C42"/>
    <w:rPr>
      <w:rFonts w:ascii="Palatino Linotype" w:hAnsi="Palatino Linotype"/>
      <w:sz w:val="16"/>
    </w:rPr>
  </w:style>
  <w:style w:type="table" w:customStyle="1" w:styleId="MDPI41threelinetable">
    <w:name w:val="MDPI_4.1_three_line_table"/>
    <w:basedOn w:val="Tablanormal"/>
    <w:uiPriority w:val="99"/>
    <w:rsid w:val="008234E7"/>
    <w:pPr>
      <w:adjustRightInd w:val="0"/>
      <w:snapToGrid w:val="0"/>
      <w:spacing w:line="280" w:lineRule="atLeast"/>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ipervnculo">
    <w:name w:val="Hyperlink"/>
    <w:uiPriority w:val="99"/>
    <w:rsid w:val="008234E7"/>
    <w:rPr>
      <w:color w:val="0000FF"/>
      <w:u w:val="single"/>
    </w:rPr>
  </w:style>
  <w:style w:type="character" w:styleId="Mencinsinresolver">
    <w:name w:val="Unresolved Mention"/>
    <w:uiPriority w:val="99"/>
    <w:semiHidden/>
    <w:unhideWhenUsed/>
    <w:rsid w:val="002B4FF1"/>
    <w:rPr>
      <w:color w:val="605E5C"/>
      <w:shd w:val="clear" w:color="auto" w:fill="E1DFDD"/>
    </w:rPr>
  </w:style>
  <w:style w:type="table" w:styleId="Tablanormal4">
    <w:name w:val="Plain Table 4"/>
    <w:basedOn w:val="Tablanormal"/>
    <w:uiPriority w:val="44"/>
    <w:rsid w:val="002A4EB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8234E7"/>
    <w:pPr>
      <w:adjustRightInd w:val="0"/>
      <w:snapToGrid w:val="0"/>
      <w:spacing w:before="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82theorem">
    <w:name w:val="MDPI_8.2_theorem"/>
    <w:qFormat/>
    <w:rsid w:val="008234E7"/>
    <w:pPr>
      <w:adjustRightInd w:val="0"/>
      <w:snapToGrid w:val="0"/>
      <w:spacing w:line="280" w:lineRule="atLeast"/>
      <w:ind w:left="2608"/>
      <w:jc w:val="both"/>
    </w:pPr>
    <w:rPr>
      <w:rFonts w:ascii="Palatino Linotype" w:eastAsia="Times New Roman" w:hAnsi="Palatino Linotype"/>
      <w:i/>
      <w:snapToGrid w:val="0"/>
      <w:color w:val="000000"/>
      <w:szCs w:val="22"/>
      <w:lang w:eastAsia="de-DE" w:bidi="en-US"/>
    </w:rPr>
  </w:style>
  <w:style w:type="paragraph" w:customStyle="1" w:styleId="MDPI83proof">
    <w:name w:val="MDPI_8.3_proof"/>
    <w:qFormat/>
    <w:rsid w:val="008234E7"/>
    <w:pPr>
      <w:adjustRightInd w:val="0"/>
      <w:snapToGrid w:val="0"/>
      <w:spacing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8234E7"/>
    <w:pPr>
      <w:adjustRightInd w:val="0"/>
      <w:snapToGrid w:val="0"/>
      <w:spacing w:before="120" w:after="120" w:line="240" w:lineRule="atLeast"/>
      <w:ind w:right="113"/>
    </w:pPr>
    <w:rPr>
      <w:rFonts w:ascii="Palatino Linotype" w:hAnsi="Palatino Linotype" w:cs="Cordia New"/>
      <w:sz w:val="14"/>
      <w:szCs w:val="22"/>
    </w:rPr>
  </w:style>
  <w:style w:type="paragraph" w:customStyle="1" w:styleId="MDPI62backmatter">
    <w:name w:val="MDPI_6.2_back_matter"/>
    <w:qFormat/>
    <w:rsid w:val="008234E7"/>
    <w:pPr>
      <w:adjustRightInd w:val="0"/>
      <w:snapToGrid w:val="0"/>
      <w:spacing w:after="120" w:line="280" w:lineRule="atLeast"/>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8234E7"/>
    <w:pPr>
      <w:adjustRightInd w:val="0"/>
      <w:snapToGrid w:val="0"/>
      <w:spacing w:before="240" w:line="280" w:lineRule="atLeast"/>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C33AF0"/>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411onetablecaption">
    <w:name w:val="MDPI_4.1.1_one_table_caption"/>
    <w:qFormat/>
    <w:rsid w:val="008234E7"/>
    <w:pPr>
      <w:adjustRightInd w:val="0"/>
      <w:snapToGrid w:val="0"/>
      <w:spacing w:before="240" w:after="120" w:line="28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8234E7"/>
    <w:pPr>
      <w:adjustRightInd w:val="0"/>
      <w:snapToGrid w:val="0"/>
      <w:spacing w:before="240" w:after="120" w:line="280" w:lineRule="atLeast"/>
      <w:jc w:val="center"/>
    </w:pPr>
    <w:rPr>
      <w:rFonts w:ascii="Palatino Linotype" w:hAnsi="Palatino Linotype"/>
      <w:noProof/>
      <w:color w:val="000000"/>
      <w:sz w:val="18"/>
      <w:lang w:bidi="en-US"/>
    </w:rPr>
  </w:style>
  <w:style w:type="paragraph" w:customStyle="1" w:styleId="MDPI72copyright">
    <w:name w:val="MDPI_7.2_copyright"/>
    <w:qFormat/>
    <w:rsid w:val="003A4212"/>
    <w:pPr>
      <w:adjustRightInd w:val="0"/>
      <w:snapToGrid w:val="0"/>
      <w:spacing w:before="120" w:line="240" w:lineRule="atLeast"/>
      <w:ind w:right="113"/>
    </w:pPr>
    <w:rPr>
      <w:rFonts w:ascii="Palatino Linotype" w:eastAsia="Times New Roman" w:hAnsi="Palatino Linotype"/>
      <w:noProof/>
      <w:snapToGrid w:val="0"/>
      <w:color w:val="000000"/>
      <w:sz w:val="14"/>
      <w:lang w:val="en-GB" w:eastAsia="en-GB"/>
    </w:rPr>
  </w:style>
  <w:style w:type="table" w:customStyle="1" w:styleId="MDPItable">
    <w:name w:val="MDPI_table"/>
    <w:basedOn w:val="Tablanormal"/>
    <w:uiPriority w:val="99"/>
    <w:rsid w:val="008234E7"/>
    <w:rPr>
      <w:rFonts w:ascii="Palatino Linotype" w:hAnsi="Palatino Linotype"/>
      <w:color w:val="000000"/>
      <w:lang w:val="en-CA" w:eastAsia="en-US"/>
    </w:rPr>
    <w:tblPr>
      <w:tblCellMar>
        <w:left w:w="0" w:type="dxa"/>
        <w:right w:w="0" w:type="dxa"/>
      </w:tblCellMar>
    </w:tblPr>
  </w:style>
  <w:style w:type="character" w:customStyle="1" w:styleId="apple-converted-space">
    <w:name w:val="apple-converted-space"/>
    <w:rsid w:val="008234E7"/>
  </w:style>
  <w:style w:type="paragraph" w:styleId="Bibliografa">
    <w:name w:val="Bibliography"/>
    <w:basedOn w:val="Normal"/>
    <w:next w:val="Normal"/>
    <w:uiPriority w:val="37"/>
    <w:semiHidden/>
    <w:unhideWhenUsed/>
    <w:rsid w:val="008234E7"/>
  </w:style>
  <w:style w:type="paragraph" w:styleId="Textoindependiente">
    <w:name w:val="Body Text"/>
    <w:link w:val="TextoindependienteCar"/>
    <w:rsid w:val="008234E7"/>
    <w:pPr>
      <w:spacing w:after="120" w:line="340" w:lineRule="atLeast"/>
      <w:jc w:val="both"/>
    </w:pPr>
    <w:rPr>
      <w:rFonts w:ascii="Palatino Linotype" w:hAnsi="Palatino Linotype"/>
      <w:color w:val="000000"/>
      <w:sz w:val="24"/>
      <w:lang w:eastAsia="de-DE"/>
    </w:rPr>
  </w:style>
  <w:style w:type="character" w:customStyle="1" w:styleId="TextoindependienteCar">
    <w:name w:val="Texto independiente Car"/>
    <w:link w:val="Textoindependiente"/>
    <w:rsid w:val="008234E7"/>
    <w:rPr>
      <w:rFonts w:ascii="Palatino Linotype" w:hAnsi="Palatino Linotype"/>
      <w:color w:val="000000"/>
      <w:sz w:val="24"/>
      <w:lang w:eastAsia="de-DE"/>
    </w:rPr>
  </w:style>
  <w:style w:type="character" w:styleId="Refdecomentario">
    <w:name w:val="annotation reference"/>
    <w:rsid w:val="008234E7"/>
    <w:rPr>
      <w:sz w:val="21"/>
      <w:szCs w:val="21"/>
    </w:rPr>
  </w:style>
  <w:style w:type="paragraph" w:styleId="Textocomentario">
    <w:name w:val="annotation text"/>
    <w:basedOn w:val="Normal"/>
    <w:link w:val="TextocomentarioCar"/>
    <w:rsid w:val="008234E7"/>
  </w:style>
  <w:style w:type="character" w:customStyle="1" w:styleId="TextocomentarioCar">
    <w:name w:val="Texto comentario Car"/>
    <w:link w:val="Textocomentario"/>
    <w:rsid w:val="008234E7"/>
    <w:rPr>
      <w:rFonts w:ascii="Palatino Linotype" w:hAnsi="Palatino Linotype"/>
      <w:noProof/>
      <w:color w:val="000000"/>
    </w:rPr>
  </w:style>
  <w:style w:type="paragraph" w:styleId="Asuntodelcomentario">
    <w:name w:val="annotation subject"/>
    <w:basedOn w:val="Textocomentario"/>
    <w:next w:val="Textocomentario"/>
    <w:link w:val="AsuntodelcomentarioCar"/>
    <w:rsid w:val="008234E7"/>
    <w:rPr>
      <w:b/>
      <w:bCs/>
    </w:rPr>
  </w:style>
  <w:style w:type="character" w:customStyle="1" w:styleId="AsuntodelcomentarioCar">
    <w:name w:val="Asunto del comentario Car"/>
    <w:link w:val="Asuntodelcomentario"/>
    <w:rsid w:val="008234E7"/>
    <w:rPr>
      <w:rFonts w:ascii="Palatino Linotype" w:hAnsi="Palatino Linotype"/>
      <w:b/>
      <w:bCs/>
      <w:noProof/>
      <w:color w:val="000000"/>
    </w:rPr>
  </w:style>
  <w:style w:type="character" w:styleId="Refdenotaalfinal">
    <w:name w:val="endnote reference"/>
    <w:rsid w:val="008234E7"/>
    <w:rPr>
      <w:vertAlign w:val="superscript"/>
    </w:rPr>
  </w:style>
  <w:style w:type="paragraph" w:styleId="Textonotaalfinal">
    <w:name w:val="endnote text"/>
    <w:basedOn w:val="Normal"/>
    <w:link w:val="TextonotaalfinalCar"/>
    <w:semiHidden/>
    <w:unhideWhenUsed/>
    <w:rsid w:val="008234E7"/>
    <w:pPr>
      <w:spacing w:line="240" w:lineRule="auto"/>
    </w:pPr>
  </w:style>
  <w:style w:type="character" w:customStyle="1" w:styleId="TextonotaalfinalCar">
    <w:name w:val="Texto nota al final Car"/>
    <w:link w:val="Textonotaalfinal"/>
    <w:semiHidden/>
    <w:rsid w:val="008234E7"/>
    <w:rPr>
      <w:rFonts w:ascii="Palatino Linotype" w:hAnsi="Palatino Linotype"/>
      <w:noProof/>
      <w:color w:val="000000"/>
    </w:rPr>
  </w:style>
  <w:style w:type="character" w:styleId="Hipervnculovisitado">
    <w:name w:val="FollowedHyperlink"/>
    <w:rsid w:val="008234E7"/>
    <w:rPr>
      <w:color w:val="954F72"/>
      <w:u w:val="single"/>
    </w:rPr>
  </w:style>
  <w:style w:type="paragraph" w:styleId="Textonotapie">
    <w:name w:val="footnote text"/>
    <w:basedOn w:val="Normal"/>
    <w:link w:val="TextonotapieCar"/>
    <w:semiHidden/>
    <w:unhideWhenUsed/>
    <w:rsid w:val="008234E7"/>
    <w:pPr>
      <w:spacing w:line="240" w:lineRule="auto"/>
    </w:pPr>
  </w:style>
  <w:style w:type="character" w:customStyle="1" w:styleId="TextonotapieCar">
    <w:name w:val="Texto nota pie Car"/>
    <w:link w:val="Textonotapie"/>
    <w:semiHidden/>
    <w:rsid w:val="008234E7"/>
    <w:rPr>
      <w:rFonts w:ascii="Palatino Linotype" w:hAnsi="Palatino Linotype"/>
      <w:noProof/>
      <w:color w:val="000000"/>
    </w:rPr>
  </w:style>
  <w:style w:type="paragraph" w:styleId="NormalWeb">
    <w:name w:val="Normal (Web)"/>
    <w:basedOn w:val="Normal"/>
    <w:uiPriority w:val="99"/>
    <w:rsid w:val="008234E7"/>
    <w:rPr>
      <w:szCs w:val="24"/>
    </w:rPr>
  </w:style>
  <w:style w:type="paragraph" w:customStyle="1" w:styleId="MsoFootnoteText0">
    <w:name w:val="MsoFootnoteText"/>
    <w:basedOn w:val="NormalWeb"/>
    <w:qFormat/>
    <w:rsid w:val="008234E7"/>
    <w:rPr>
      <w:rFonts w:ascii="Times New Roman" w:hAnsi="Times New Roman"/>
    </w:rPr>
  </w:style>
  <w:style w:type="character" w:styleId="Nmerodepgina">
    <w:name w:val="page number"/>
    <w:rsid w:val="008234E7"/>
  </w:style>
  <w:style w:type="character" w:styleId="Textodelmarcadordeposicin">
    <w:name w:val="Placeholder Text"/>
    <w:uiPriority w:val="99"/>
    <w:semiHidden/>
    <w:rsid w:val="008234E7"/>
    <w:rPr>
      <w:color w:val="808080"/>
    </w:rPr>
  </w:style>
  <w:style w:type="paragraph" w:customStyle="1" w:styleId="MDPI71footnotes">
    <w:name w:val="MDPI_7.1_footnotes"/>
    <w:qFormat/>
    <w:rsid w:val="00A16C1E"/>
    <w:pPr>
      <w:numPr>
        <w:numId w:val="21"/>
      </w:numPr>
      <w:adjustRightInd w:val="0"/>
      <w:snapToGrid w:val="0"/>
      <w:spacing w:line="280" w:lineRule="atLeast"/>
    </w:pPr>
    <w:rPr>
      <w:rFonts w:ascii="Palatino Linotype" w:eastAsiaTheme="minorEastAsia" w:hAnsi="Palatino Linotype"/>
      <w:noProof/>
      <w:color w:val="000000"/>
      <w:sz w:val="18"/>
    </w:rPr>
  </w:style>
  <w:style w:type="paragraph" w:styleId="Prrafodelista">
    <w:name w:val="List Paragraph"/>
    <w:basedOn w:val="Normal"/>
    <w:uiPriority w:val="34"/>
    <w:qFormat/>
    <w:rsid w:val="00695767"/>
    <w:pPr>
      <w:spacing w:after="160" w:line="259" w:lineRule="auto"/>
      <w:ind w:left="720"/>
      <w:contextualSpacing/>
      <w:jc w:val="left"/>
    </w:pPr>
    <w:rPr>
      <w:rFonts w:asciiTheme="minorHAnsi" w:eastAsiaTheme="minorHAnsi" w:hAnsiTheme="minorHAnsi" w:cstheme="minorBidi"/>
      <w:noProof w:val="0"/>
      <w:color w:val="auto"/>
      <w:kern w:val="2"/>
      <w:sz w:val="22"/>
      <w:szCs w:val="22"/>
      <w:lang w:val="es-ES" w:eastAsia="en-US"/>
      <w14:ligatures w14:val="standardContextual"/>
    </w:rPr>
  </w:style>
  <w:style w:type="paragraph" w:customStyle="1" w:styleId="Els-journal-logo">
    <w:name w:val="Els-journal-logo"/>
    <w:rsid w:val="0076627E"/>
    <w:pPr>
      <w:pBdr>
        <w:top w:val="thinThickLargeGap" w:sz="12" w:space="0" w:color="auto"/>
        <w:bottom w:val="thickThinLargeGap" w:sz="12" w:space="0" w:color="auto"/>
      </w:pBdr>
    </w:pPr>
    <w:rPr>
      <w:rFonts w:ascii="Helvetica" w:hAnsi="Helvetica"/>
      <w:b/>
      <w:noProof/>
      <w:sz w:val="24"/>
      <w:lang w:eastAsia="en-US"/>
    </w:rPr>
  </w:style>
  <w:style w:type="paragraph" w:customStyle="1" w:styleId="Text">
    <w:name w:val="Text"/>
    <w:basedOn w:val="Normal"/>
    <w:rsid w:val="0076627E"/>
    <w:pPr>
      <w:spacing w:after="240" w:line="320" w:lineRule="atLeast"/>
    </w:pPr>
    <w:rPr>
      <w:rFonts w:ascii="Times New Roman" w:eastAsia="Times New Roman" w:hAnsi="Times New Roman"/>
      <w:noProof w:val="0"/>
      <w:color w:val="auto"/>
      <w:sz w:val="24"/>
      <w:lang w:eastAsia="es-ES"/>
    </w:rPr>
  </w:style>
  <w:style w:type="paragraph" w:styleId="Revisin">
    <w:name w:val="Revision"/>
    <w:hidden/>
    <w:uiPriority w:val="99"/>
    <w:semiHidden/>
    <w:rsid w:val="005A5C0E"/>
    <w:rPr>
      <w:rFonts w:ascii="Palatino Linotype" w:hAnsi="Palatino Linotype"/>
      <w:noProof/>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48166">
      <w:bodyDiv w:val="1"/>
      <w:marLeft w:val="0"/>
      <w:marRight w:val="0"/>
      <w:marTop w:val="0"/>
      <w:marBottom w:val="0"/>
      <w:divBdr>
        <w:top w:val="none" w:sz="0" w:space="0" w:color="auto"/>
        <w:left w:val="none" w:sz="0" w:space="0" w:color="auto"/>
        <w:bottom w:val="none" w:sz="0" w:space="0" w:color="auto"/>
        <w:right w:val="none" w:sz="0" w:space="0" w:color="auto"/>
      </w:divBdr>
    </w:div>
    <w:div w:id="134182782">
      <w:bodyDiv w:val="1"/>
      <w:marLeft w:val="0"/>
      <w:marRight w:val="0"/>
      <w:marTop w:val="0"/>
      <w:marBottom w:val="0"/>
      <w:divBdr>
        <w:top w:val="none" w:sz="0" w:space="0" w:color="auto"/>
        <w:left w:val="none" w:sz="0" w:space="0" w:color="auto"/>
        <w:bottom w:val="none" w:sz="0" w:space="0" w:color="auto"/>
        <w:right w:val="none" w:sz="0" w:space="0" w:color="auto"/>
      </w:divBdr>
    </w:div>
    <w:div w:id="231505765">
      <w:bodyDiv w:val="1"/>
      <w:marLeft w:val="0"/>
      <w:marRight w:val="0"/>
      <w:marTop w:val="0"/>
      <w:marBottom w:val="0"/>
      <w:divBdr>
        <w:top w:val="none" w:sz="0" w:space="0" w:color="auto"/>
        <w:left w:val="none" w:sz="0" w:space="0" w:color="auto"/>
        <w:bottom w:val="none" w:sz="0" w:space="0" w:color="auto"/>
        <w:right w:val="none" w:sz="0" w:space="0" w:color="auto"/>
      </w:divBdr>
    </w:div>
    <w:div w:id="488910230">
      <w:bodyDiv w:val="1"/>
      <w:marLeft w:val="0"/>
      <w:marRight w:val="0"/>
      <w:marTop w:val="0"/>
      <w:marBottom w:val="0"/>
      <w:divBdr>
        <w:top w:val="none" w:sz="0" w:space="0" w:color="auto"/>
        <w:left w:val="none" w:sz="0" w:space="0" w:color="auto"/>
        <w:bottom w:val="none" w:sz="0" w:space="0" w:color="auto"/>
        <w:right w:val="none" w:sz="0" w:space="0" w:color="auto"/>
      </w:divBdr>
    </w:div>
    <w:div w:id="1131241470">
      <w:bodyDiv w:val="1"/>
      <w:marLeft w:val="0"/>
      <w:marRight w:val="0"/>
      <w:marTop w:val="0"/>
      <w:marBottom w:val="0"/>
      <w:divBdr>
        <w:top w:val="none" w:sz="0" w:space="0" w:color="auto"/>
        <w:left w:val="none" w:sz="0" w:space="0" w:color="auto"/>
        <w:bottom w:val="none" w:sz="0" w:space="0" w:color="auto"/>
        <w:right w:val="none" w:sz="0" w:space="0" w:color="auto"/>
      </w:divBdr>
    </w:div>
    <w:div w:id="1452243321">
      <w:bodyDiv w:val="1"/>
      <w:marLeft w:val="0"/>
      <w:marRight w:val="0"/>
      <w:marTop w:val="0"/>
      <w:marBottom w:val="0"/>
      <w:divBdr>
        <w:top w:val="none" w:sz="0" w:space="0" w:color="auto"/>
        <w:left w:val="none" w:sz="0" w:space="0" w:color="auto"/>
        <w:bottom w:val="none" w:sz="0" w:space="0" w:color="auto"/>
        <w:right w:val="none" w:sz="0" w:space="0" w:color="auto"/>
      </w:divBdr>
    </w:div>
    <w:div w:id="1945916444">
      <w:bodyDiv w:val="1"/>
      <w:marLeft w:val="0"/>
      <w:marRight w:val="0"/>
      <w:marTop w:val="0"/>
      <w:marBottom w:val="0"/>
      <w:divBdr>
        <w:top w:val="none" w:sz="0" w:space="0" w:color="auto"/>
        <w:left w:val="none" w:sz="0" w:space="0" w:color="auto"/>
        <w:bottom w:val="none" w:sz="0" w:space="0" w:color="auto"/>
        <w:right w:val="none" w:sz="0" w:space="0" w:color="auto"/>
      </w:divBdr>
    </w:div>
    <w:div w:id="2053918728">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svg"/><Relationship Id="rId42" Type="http://schemas.openxmlformats.org/officeDocument/2006/relationships/hyperlink" Target="https://doi.org/10.1016/j.energy.2012.11.013" TargetMode="External"/><Relationship Id="rId47" Type="http://schemas.openxmlformats.org/officeDocument/2006/relationships/hyperlink" Target="https://doi.org/10.3390/app10010055" TargetMode="External"/><Relationship Id="rId63" Type="http://schemas.openxmlformats.org/officeDocument/2006/relationships/hyperlink" Target="https://doi.org/10.1016/j.applthermaleng.2024.123943" TargetMode="External"/><Relationship Id="rId68" Type="http://schemas.openxmlformats.org/officeDocument/2006/relationships/hyperlink" Target="https://doi.org/10.1016/j.energy.2024.131197" TargetMode="External"/><Relationship Id="rId84" Type="http://schemas.openxmlformats.org/officeDocument/2006/relationships/footer" Target="footer1.xml"/><Relationship Id="rId89" Type="http://schemas.openxmlformats.org/officeDocument/2006/relationships/theme" Target="theme/theme1.xml"/><Relationship Id="rId16" Type="http://schemas.openxmlformats.org/officeDocument/2006/relationships/chart" Target="charts/chart5.xml"/><Relationship Id="rId11" Type="http://schemas.openxmlformats.org/officeDocument/2006/relationships/chart" Target="charts/chart2.xml"/><Relationship Id="rId32" Type="http://schemas.openxmlformats.org/officeDocument/2006/relationships/image" Target="media/image16.svg"/><Relationship Id="rId37" Type="http://schemas.openxmlformats.org/officeDocument/2006/relationships/hyperlink" Target="https://doi.org/10.1016/j.applthermaleng.2020.116447" TargetMode="External"/><Relationship Id="rId53" Type="http://schemas.openxmlformats.org/officeDocument/2006/relationships/hyperlink" Target="https://doi.org/10.1016/j.energy.2024.133142" TargetMode="External"/><Relationship Id="rId58" Type="http://schemas.openxmlformats.org/officeDocument/2006/relationships/hyperlink" Target="https://doi.org/10.1115/1.4062478" TargetMode="External"/><Relationship Id="rId74" Type="http://schemas.openxmlformats.org/officeDocument/2006/relationships/hyperlink" Target="https://doi.org/10.1016/j.est.2022.104486" TargetMode="External"/><Relationship Id="rId79" Type="http://schemas.openxmlformats.org/officeDocument/2006/relationships/hyperlink" Target="https://sco2symposium.com/proceedings2024/74-paper.pdf" TargetMode="External"/><Relationship Id="rId5"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sv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doi.org/10.1016/j.apenergy.2013.08.053" TargetMode="External"/><Relationship Id="rId48" Type="http://schemas.openxmlformats.org/officeDocument/2006/relationships/hyperlink" Target="https://doi.org/10.17185/duepublico/77329" TargetMode="External"/><Relationship Id="rId56" Type="http://schemas.openxmlformats.org/officeDocument/2006/relationships/hyperlink" Target="https://doi.org/10.1115/1.4055232" TargetMode="External"/><Relationship Id="rId64" Type="http://schemas.openxmlformats.org/officeDocument/2006/relationships/hyperlink" Target="https://doi.org/10.1016/j.enconman.2024.119121" TargetMode="External"/><Relationship Id="rId69" Type="http://schemas.openxmlformats.org/officeDocument/2006/relationships/hyperlink" Target="https://doi.org/10.1016/j.applthermaleng.2024.124871" TargetMode="External"/><Relationship Id="rId77" Type="http://schemas.openxmlformats.org/officeDocument/2006/relationships/hyperlink" Target="https://doi.org/10.1016/C2013-0-13437-X" TargetMode="External"/><Relationship Id="rId8" Type="http://schemas.openxmlformats.org/officeDocument/2006/relationships/hyperlink" Target="mailto:luiscocoenriquez@hotmail.com" TargetMode="External"/><Relationship Id="rId51" Type="http://schemas.openxmlformats.org/officeDocument/2006/relationships/hyperlink" Target="https://doi.org/10.17185/duepublico/77263" TargetMode="External"/><Relationship Id="rId72" Type="http://schemas.openxmlformats.org/officeDocument/2006/relationships/hyperlink" Target="http://dx.doi.org/10.20868/UPM.thesis.44002" TargetMode="External"/><Relationship Id="rId80" Type="http://schemas.openxmlformats.org/officeDocument/2006/relationships/hyperlink" Target="https://duepublico2.uni-due.de/receive/duepublico_mods_00083284" TargetMode="External"/><Relationship Id="rId85" Type="http://schemas.openxmlformats.org/officeDocument/2006/relationships/header" Target="header3.xml"/><Relationship Id="rId3" Type="http://schemas.openxmlformats.org/officeDocument/2006/relationships/styles" Target="styles.xml"/><Relationship Id="rId12" Type="http://schemas.openxmlformats.org/officeDocument/2006/relationships/chart" Target="charts/chart3.xml"/><Relationship Id="rId17" Type="http://schemas.openxmlformats.org/officeDocument/2006/relationships/chart" Target="charts/chart6.xml"/><Relationship Id="rId25" Type="http://schemas.openxmlformats.org/officeDocument/2006/relationships/image" Target="media/image9.svg"/><Relationship Id="rId33" Type="http://schemas.openxmlformats.org/officeDocument/2006/relationships/image" Target="media/image17.png"/><Relationship Id="rId38" Type="http://schemas.openxmlformats.org/officeDocument/2006/relationships/hyperlink" Target="https://doi.org/10.1016/j.energy.2023.127602" TargetMode="External"/><Relationship Id="rId46" Type="http://schemas.openxmlformats.org/officeDocument/2006/relationships/hyperlink" Target="https://doi.org/10.1016/j.applthermaleng.2021.116796" TargetMode="External"/><Relationship Id="rId59" Type="http://schemas.openxmlformats.org/officeDocument/2006/relationships/hyperlink" Target="https://doi.org/10.3390/e23111551" TargetMode="External"/><Relationship Id="rId67" Type="http://schemas.openxmlformats.org/officeDocument/2006/relationships/hyperlink" Target="https://www.ipcc.ch/report/ar5/" TargetMode="External"/><Relationship Id="rId20" Type="http://schemas.openxmlformats.org/officeDocument/2006/relationships/image" Target="media/image4.png"/><Relationship Id="rId41" Type="http://schemas.openxmlformats.org/officeDocument/2006/relationships/hyperlink" Target="https://doi.org/10.5516/NET.03.2012.032" TargetMode="External"/><Relationship Id="rId54" Type="http://schemas.openxmlformats.org/officeDocument/2006/relationships/hyperlink" Target="https://doi.org/10.1115/1.4040581" TargetMode="External"/><Relationship Id="rId62" Type="http://schemas.openxmlformats.org/officeDocument/2006/relationships/hyperlink" Target="https://doi.org/10.1016/j.ijft.2024.100742" TargetMode="External"/><Relationship Id="rId70" Type="http://schemas.openxmlformats.org/officeDocument/2006/relationships/hyperlink" Target="https://doi.org/10.1016/j.enconman.2024.119295" TargetMode="External"/><Relationship Id="rId75" Type="http://schemas.openxmlformats.org/officeDocument/2006/relationships/hyperlink" Target="https://doi.org/10.1016/j.tsep.2017.06.004" TargetMode="External"/><Relationship Id="rId83" Type="http://schemas.openxmlformats.org/officeDocument/2006/relationships/header" Target="header2.xml"/><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svg"/><Relationship Id="rId28" Type="http://schemas.openxmlformats.org/officeDocument/2006/relationships/image" Target="media/image12.png"/><Relationship Id="rId36" Type="http://schemas.openxmlformats.org/officeDocument/2006/relationships/image" Target="media/image20.svg"/><Relationship Id="rId49" Type="http://schemas.openxmlformats.org/officeDocument/2006/relationships/hyperlink" Target="https://doi.org/10.1016/j.pnucene.2021.104049" TargetMode="External"/><Relationship Id="rId57" Type="http://schemas.openxmlformats.org/officeDocument/2006/relationships/hyperlink" Target="https://doi.org/10.1016/j.applthermaleng.2023.120612" TargetMode="External"/><Relationship Id="rId10" Type="http://schemas.openxmlformats.org/officeDocument/2006/relationships/chart" Target="charts/chart1.xml"/><Relationship Id="rId31" Type="http://schemas.openxmlformats.org/officeDocument/2006/relationships/image" Target="media/image15.png"/><Relationship Id="rId44" Type="http://schemas.openxmlformats.org/officeDocument/2006/relationships/hyperlink" Target="https://doi.org/10.1016/j.egypro.2016.11.167" TargetMode="External"/><Relationship Id="rId52" Type="http://schemas.openxmlformats.org/officeDocument/2006/relationships/hyperlink" Target="https://doi.org/10.17185/duepublico/77287" TargetMode="External"/><Relationship Id="rId60" Type="http://schemas.openxmlformats.org/officeDocument/2006/relationships/hyperlink" Target="https://doi.org/10.3390/en13071741" TargetMode="External"/><Relationship Id="rId65" Type="http://schemas.openxmlformats.org/officeDocument/2006/relationships/hyperlink" Target="https://doi.org/10.1115/1.4062435" TargetMode="External"/><Relationship Id="rId73" Type="http://schemas.openxmlformats.org/officeDocument/2006/relationships/hyperlink" Target="https://www.mheducation.com/highered/product/thermodynamics-an-engineering-approach-cengel.html" TargetMode="External"/><Relationship Id="rId78" Type="http://schemas.openxmlformats.org/officeDocument/2006/relationships/hyperlink" Target="https://www.nist.gov/srd/refprop" TargetMode="External"/><Relationship Id="rId81" Type="http://schemas.openxmlformats.org/officeDocument/2006/relationships/hyperlink" Target="https://doi.org/10.1016/j.tsep.2025.103670" TargetMode="External"/><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tmp"/><Relationship Id="rId13" Type="http://schemas.openxmlformats.org/officeDocument/2006/relationships/chart" Target="charts/chart4.xml"/><Relationship Id="rId18" Type="http://schemas.openxmlformats.org/officeDocument/2006/relationships/chart" Target="charts/chart7.xml"/><Relationship Id="rId39" Type="http://schemas.openxmlformats.org/officeDocument/2006/relationships/hyperlink" Target="https://doi.org/10.1016/j.applthermaleng.2022.118384" TargetMode="External"/><Relationship Id="rId34" Type="http://schemas.openxmlformats.org/officeDocument/2006/relationships/image" Target="media/image18.svg"/><Relationship Id="rId50" Type="http://schemas.openxmlformats.org/officeDocument/2006/relationships/hyperlink" Target="https://doi.org/10.1016/j.energy.2024.133713" TargetMode="External"/><Relationship Id="rId55" Type="http://schemas.openxmlformats.org/officeDocument/2006/relationships/hyperlink" Target="https://doi.org/10.3390/pr11092795" TargetMode="External"/><Relationship Id="rId76" Type="http://schemas.openxmlformats.org/officeDocument/2006/relationships/hyperlink" Target="https://l1nq.com/kBQVo" TargetMode="External"/><Relationship Id="rId7" Type="http://schemas.openxmlformats.org/officeDocument/2006/relationships/endnotes" Target="endnotes.xml"/><Relationship Id="rId71" Type="http://schemas.openxmlformats.org/officeDocument/2006/relationships/hyperlink" Target="https://sel.me.wisc.edu/publications/theses/dyreby14.zip" TargetMode="External"/><Relationship Id="rId2" Type="http://schemas.openxmlformats.org/officeDocument/2006/relationships/numbering" Target="numbering.xml"/><Relationship Id="rId29" Type="http://schemas.openxmlformats.org/officeDocument/2006/relationships/image" Target="media/image13.svg"/><Relationship Id="rId24" Type="http://schemas.openxmlformats.org/officeDocument/2006/relationships/image" Target="media/image8.png"/><Relationship Id="rId40" Type="http://schemas.openxmlformats.org/officeDocument/2006/relationships/hyperlink" Target="https://doi.org/10.1016/j.anucene.2012.01.011" TargetMode="External"/><Relationship Id="rId45" Type="http://schemas.openxmlformats.org/officeDocument/2006/relationships/hyperlink" Target="https://doi.org/10.1016/j.applthermaleng.2020.115513" TargetMode="External"/><Relationship Id="rId66" Type="http://schemas.openxmlformats.org/officeDocument/2006/relationships/hyperlink" Target="https://webbook.nist.gov/chemistry" TargetMode="External"/><Relationship Id="rId87" Type="http://schemas.openxmlformats.org/officeDocument/2006/relationships/fontTable" Target="fontTable.xml"/><Relationship Id="rId61" Type="http://schemas.openxmlformats.org/officeDocument/2006/relationships/hyperlink" Target="https://doi.org/10.1016/j.applthermaleng.2023.121735" TargetMode="External"/><Relationship Id="rId82" Type="http://schemas.openxmlformats.org/officeDocument/2006/relationships/header" Target="header1.xml"/><Relationship Id="rId19" Type="http://schemas.openxmlformats.org/officeDocument/2006/relationships/chart" Target="charts/chart8.xml"/></Relationships>
</file>

<file path=word/_rels/header3.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uario\Documentos\Rob_Mi_MSI\7_Congressos\16_Paper_LC\01_Entropy\00_Format_Entropy\entropy-template.dot"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embeddings/oleObject1.bin"/></Relationships>
</file>

<file path=word/charts/_rels/chart2.xml.rels><?xml version="1.0" encoding="UTF-8" standalone="yes"?>
<Relationships xmlns="http://schemas.openxmlformats.org/package/2006/relationships"><Relationship Id="rId3" Type="http://schemas.openxmlformats.org/officeDocument/2006/relationships/oleObject" Target="file:///C:\Revised%20Paper\New%20Results%20Tcr-Pc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Revised%20Paper\New%20Results%20Tcr-Pcr.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Revised%20Paper\New%20Results%20Tcr-Pcr.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Revised%20Paper\Paper%20Final\New%20Results%20CF4.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Revised%20Paper\Paper%20Final\New%20Results%20CH4.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Revised%20Paper\Paper%20Final\New%20Results%20NF3.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Revised%20Paper\Paper%20Final\New%20Results%20Kr.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3170462735963939"/>
          <c:y val="5.9205838023554905E-2"/>
          <c:w val="0.68265553004649737"/>
          <c:h val="0.78992237114141972"/>
        </c:manualLayout>
      </c:layout>
      <c:scatterChart>
        <c:scatterStyle val="lineMarker"/>
        <c:varyColors val="0"/>
        <c:ser>
          <c:idx val="1"/>
          <c:order val="0"/>
          <c:tx>
            <c:v>sCO2-CF4</c:v>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70</c:v>
                </c:pt>
                <c:pt idx="7">
                  <c:v>79</c:v>
                </c:pt>
                <c:pt idx="8">
                  <c:v>90</c:v>
                </c:pt>
              </c:numCache>
            </c:numRef>
          </c:xVal>
          <c:yVal>
            <c:numRef>
              <c:f>Results!$D$4:$D$12</c:f>
              <c:numCache>
                <c:formatCode>General</c:formatCode>
                <c:ptCount val="9"/>
                <c:pt idx="0" formatCode="#.##">
                  <c:v>295.92</c:v>
                </c:pt>
                <c:pt idx="1">
                  <c:v>286.01</c:v>
                </c:pt>
                <c:pt idx="2">
                  <c:v>275.41000000000003</c:v>
                </c:pt>
                <c:pt idx="3">
                  <c:v>264.76</c:v>
                </c:pt>
                <c:pt idx="4">
                  <c:v>254.78</c:v>
                </c:pt>
                <c:pt idx="5" formatCode="0.00">
                  <c:v>245.9</c:v>
                </c:pt>
                <c:pt idx="6">
                  <c:v>238.42</c:v>
                </c:pt>
                <c:pt idx="7">
                  <c:v>233.24</c:v>
                </c:pt>
                <c:pt idx="8">
                  <c:v>229.17</c:v>
                </c:pt>
              </c:numCache>
            </c:numRef>
          </c:yVal>
          <c:smooth val="0"/>
          <c:extLst>
            <c:ext xmlns:c16="http://schemas.microsoft.com/office/drawing/2014/chart" uri="{C3380CC4-5D6E-409C-BE32-E72D297353CC}">
              <c16:uniqueId val="{00000001-8E62-4297-9EAF-75F312BEF706}"/>
            </c:ext>
          </c:extLst>
        </c:ser>
        <c:ser>
          <c:idx val="0"/>
          <c:order val="1"/>
          <c:tx>
            <c:v>sCO2-NF3</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6"/>
            <c:dispRSqr val="0"/>
            <c:dispEq val="0"/>
          </c:trendline>
          <c:xVal>
            <c:numRef>
              <c:f>Results!$C$17:$C$25</c:f>
              <c:numCache>
                <c:formatCode>General</c:formatCode>
                <c:ptCount val="9"/>
                <c:pt idx="0">
                  <c:v>10</c:v>
                </c:pt>
                <c:pt idx="1">
                  <c:v>20</c:v>
                </c:pt>
                <c:pt idx="2">
                  <c:v>30</c:v>
                </c:pt>
                <c:pt idx="3">
                  <c:v>40</c:v>
                </c:pt>
                <c:pt idx="4">
                  <c:v>50</c:v>
                </c:pt>
                <c:pt idx="5">
                  <c:v>60</c:v>
                </c:pt>
                <c:pt idx="6">
                  <c:v>70</c:v>
                </c:pt>
                <c:pt idx="7">
                  <c:v>80</c:v>
                </c:pt>
                <c:pt idx="8">
                  <c:v>90</c:v>
                </c:pt>
              </c:numCache>
            </c:numRef>
          </c:xVal>
          <c:yVal>
            <c:numRef>
              <c:f>Results!$D$17:$D$25</c:f>
              <c:numCache>
                <c:formatCode>General</c:formatCode>
                <c:ptCount val="9"/>
                <c:pt idx="0" formatCode="#.##">
                  <c:v>296.58999999999997</c:v>
                </c:pt>
                <c:pt idx="1">
                  <c:v>287.39</c:v>
                </c:pt>
                <c:pt idx="2">
                  <c:v>277.69</c:v>
                </c:pt>
                <c:pt idx="3">
                  <c:v>268.18</c:v>
                </c:pt>
                <c:pt idx="4">
                  <c:v>259.39999999999998</c:v>
                </c:pt>
                <c:pt idx="5" formatCode="0.00">
                  <c:v>251.68</c:v>
                </c:pt>
                <c:pt idx="6">
                  <c:v>245.25</c:v>
                </c:pt>
                <c:pt idx="7">
                  <c:v>240.21</c:v>
                </c:pt>
                <c:pt idx="8">
                  <c:v>236.52</c:v>
                </c:pt>
              </c:numCache>
            </c:numRef>
          </c:yVal>
          <c:smooth val="0"/>
          <c:extLst>
            <c:ext xmlns:c16="http://schemas.microsoft.com/office/drawing/2014/chart" uri="{C3380CC4-5D6E-409C-BE32-E72D297353CC}">
              <c16:uniqueId val="{00000003-8E62-4297-9EAF-75F312BEF706}"/>
            </c:ext>
          </c:extLst>
        </c:ser>
        <c:ser>
          <c:idx val="2"/>
          <c:order val="2"/>
          <c:tx>
            <c:v>sCO2-CH4</c:v>
          </c:tx>
          <c:spPr>
            <a:ln w="2540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70</c:v>
                </c:pt>
                <c:pt idx="7">
                  <c:v>79</c:v>
                </c:pt>
                <c:pt idx="8">
                  <c:v>90</c:v>
                </c:pt>
              </c:numCache>
            </c:numRef>
          </c:xVal>
          <c:yVal>
            <c:numRef>
              <c:f>Results!$D$30:$D$38</c:f>
              <c:numCache>
                <c:formatCode>General</c:formatCode>
                <c:ptCount val="9"/>
                <c:pt idx="0" formatCode="#.##">
                  <c:v>296.5</c:v>
                </c:pt>
                <c:pt idx="1">
                  <c:v>287.26</c:v>
                </c:pt>
                <c:pt idx="2">
                  <c:v>276.92</c:v>
                </c:pt>
                <c:pt idx="3">
                  <c:v>266.64999999999998</c:v>
                </c:pt>
                <c:pt idx="4">
                  <c:v>252.65</c:v>
                </c:pt>
                <c:pt idx="5" formatCode="0.00">
                  <c:v>239.13</c:v>
                </c:pt>
                <c:pt idx="6">
                  <c:v>226.18</c:v>
                </c:pt>
                <c:pt idx="7">
                  <c:v>213.59</c:v>
                </c:pt>
                <c:pt idx="8">
                  <c:v>201.45</c:v>
                </c:pt>
              </c:numCache>
            </c:numRef>
          </c:yVal>
          <c:smooth val="0"/>
          <c:extLst>
            <c:ext xmlns:c16="http://schemas.microsoft.com/office/drawing/2014/chart" uri="{C3380CC4-5D6E-409C-BE32-E72D297353CC}">
              <c16:uniqueId val="{00000005-8E62-4297-9EAF-75F312BEF706}"/>
            </c:ext>
          </c:extLst>
        </c:ser>
        <c:ser>
          <c:idx val="3"/>
          <c:order val="3"/>
          <c:tx>
            <c:v>sCO2-Kr</c:v>
          </c:tx>
          <c:spPr>
            <a:ln w="25400" cap="rnd">
              <a:noFill/>
              <a:round/>
            </a:ln>
            <a:effectLst/>
          </c:spPr>
          <c:marker>
            <c:symbol val="circle"/>
            <c:size val="5"/>
            <c:spPr>
              <a:solidFill>
                <a:schemeClr val="accent4"/>
              </a:solidFill>
              <a:ln w="9525">
                <a:solidFill>
                  <a:schemeClr val="accent4"/>
                </a:solidFill>
              </a:ln>
              <a:effectLst/>
            </c:spPr>
          </c:marker>
          <c:trendline>
            <c:spPr>
              <a:ln w="19050" cap="rnd">
                <a:solidFill>
                  <a:schemeClr val="accent4"/>
                </a:solidFill>
                <a:prstDash val="sysDot"/>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70</c:v>
                </c:pt>
                <c:pt idx="7">
                  <c:v>79</c:v>
                </c:pt>
                <c:pt idx="8">
                  <c:v>90</c:v>
                </c:pt>
              </c:numCache>
            </c:numRef>
          </c:xVal>
          <c:yVal>
            <c:numRef>
              <c:f>Results!$D$43:$D$51</c:f>
              <c:numCache>
                <c:formatCode>General</c:formatCode>
                <c:ptCount val="9"/>
                <c:pt idx="0" formatCode="#.##">
                  <c:v>296</c:v>
                </c:pt>
                <c:pt idx="1">
                  <c:v>286.64</c:v>
                </c:pt>
                <c:pt idx="2">
                  <c:v>274.77999999999997</c:v>
                </c:pt>
                <c:pt idx="3">
                  <c:v>267.26</c:v>
                </c:pt>
                <c:pt idx="4">
                  <c:v>258.60000000000002</c:v>
                </c:pt>
                <c:pt idx="5" formatCode="0.00">
                  <c:v>250.39</c:v>
                </c:pt>
                <c:pt idx="6">
                  <c:v>243.23</c:v>
                </c:pt>
                <c:pt idx="7">
                  <c:v>235.22</c:v>
                </c:pt>
                <c:pt idx="8">
                  <c:v>223.64</c:v>
                </c:pt>
              </c:numCache>
            </c:numRef>
          </c:yVal>
          <c:smooth val="0"/>
          <c:extLst>
            <c:ext xmlns:c16="http://schemas.microsoft.com/office/drawing/2014/chart" uri="{C3380CC4-5D6E-409C-BE32-E72D297353CC}">
              <c16:uniqueId val="{00000007-8E62-4297-9EAF-75F312BEF706}"/>
            </c:ext>
          </c:extLst>
        </c:ser>
        <c:dLbls>
          <c:showLegendKey val="0"/>
          <c:showVal val="0"/>
          <c:showCatName val="0"/>
          <c:showSerName val="0"/>
          <c:showPercent val="0"/>
          <c:showBubbleSize val="0"/>
        </c:dLbls>
        <c:axId val="1483947472"/>
        <c:axId val="1483954192"/>
      </c:scatterChart>
      <c:valAx>
        <c:axId val="1483947472"/>
        <c:scaling>
          <c:orientation val="minMax"/>
          <c:max val="90"/>
          <c:min val="10"/>
        </c:scaling>
        <c:delete val="0"/>
        <c:axPos val="b"/>
        <c:majorGridlines>
          <c:spPr>
            <a:ln w="3175" cap="flat" cmpd="sng" algn="ctr">
              <a:solidFill>
                <a:sysClr val="windowText" lastClr="000000"/>
              </a:solidFill>
              <a:prstDash val="dash"/>
              <a:round/>
            </a:ln>
            <a:effectLst/>
          </c:spPr>
        </c:majorGridlines>
        <c:title>
          <c:tx>
            <c:rich>
              <a:bodyPr rot="0" spcFirstLastPara="1" vertOverflow="ellipsis" vert="horz" wrap="square" anchor="ctr" anchorCtr="1"/>
              <a:lstStyle/>
              <a:p>
                <a:pPr>
                  <a:defRPr sz="800" b="1" i="0" u="none" strike="noStrike" kern="1200" baseline="0">
                    <a:solidFill>
                      <a:schemeClr val="tx1">
                        <a:lumMod val="65000"/>
                        <a:lumOff val="35000"/>
                      </a:schemeClr>
                    </a:solidFill>
                    <a:latin typeface="+mn-lt"/>
                    <a:ea typeface="+mn-ea"/>
                    <a:cs typeface="+mn-cs"/>
                  </a:defRPr>
                </a:pPr>
                <a:r>
                  <a:rPr lang="es-ES" b="1"/>
                  <a:t>% mol</a:t>
                </a:r>
              </a:p>
            </c:rich>
          </c:tx>
          <c:layout>
            <c:manualLayout>
              <c:xMode val="edge"/>
              <c:yMode val="edge"/>
              <c:x val="0.41049018536347209"/>
              <c:y val="0.94785844455509538"/>
            </c:manualLayout>
          </c:layout>
          <c:overlay val="0"/>
          <c:spPr>
            <a:noFill/>
            <a:ln>
              <a:noFill/>
            </a:ln>
            <a:effectLst/>
          </c:spPr>
          <c:txPr>
            <a:bodyPr rot="0" spcFirstLastPara="1" vertOverflow="ellipsis" vert="horz" wrap="square" anchor="ctr" anchorCtr="1"/>
            <a:lstStyle/>
            <a:p>
              <a:pPr>
                <a:defRPr sz="800" b="1"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crossAx val="1483954192"/>
        <c:crosses val="autoZero"/>
        <c:crossBetween val="midCat"/>
      </c:valAx>
      <c:valAx>
        <c:axId val="1483954192"/>
        <c:scaling>
          <c:orientation val="minMax"/>
          <c:min val="190"/>
        </c:scaling>
        <c:delete val="0"/>
        <c:axPos val="l"/>
        <c:majorGridlines>
          <c:spPr>
            <a:ln w="3175" cap="flat" cmpd="sng" algn="ctr">
              <a:solidFill>
                <a:sysClr val="windowText" lastClr="000000"/>
              </a:solidFill>
              <a:prstDash val="dash"/>
              <a:round/>
            </a:ln>
            <a:effectLst/>
          </c:spPr>
        </c:majorGridlines>
        <c:title>
          <c:tx>
            <c:rich>
              <a:bodyPr rot="-5400000" spcFirstLastPara="1" vertOverflow="ellipsis" vert="horz" wrap="square" anchor="ctr" anchorCtr="1"/>
              <a:lstStyle/>
              <a:p>
                <a:pPr>
                  <a:defRPr sz="800" b="1" i="0" u="none" strike="noStrike" kern="1200" baseline="0">
                    <a:solidFill>
                      <a:schemeClr val="tx1">
                        <a:lumMod val="65000"/>
                        <a:lumOff val="35000"/>
                      </a:schemeClr>
                    </a:solidFill>
                    <a:latin typeface="+mn-lt"/>
                    <a:ea typeface="+mn-ea"/>
                    <a:cs typeface="+mn-cs"/>
                  </a:defRPr>
                </a:pPr>
                <a:r>
                  <a:rPr lang="es-ES" b="1"/>
                  <a:t>Critical temperature (K)</a:t>
                </a:r>
              </a:p>
            </c:rich>
          </c:tx>
          <c:layout>
            <c:manualLayout>
              <c:xMode val="edge"/>
              <c:yMode val="edge"/>
              <c:x val="1.1900655611642516E-2"/>
              <c:y val="0.16453058752271352"/>
            </c:manualLayout>
          </c:layout>
          <c:overlay val="0"/>
          <c:spPr>
            <a:noFill/>
            <a:ln>
              <a:noFill/>
            </a:ln>
            <a:effectLst/>
          </c:spPr>
          <c:txPr>
            <a:bodyPr rot="-5400000" spcFirstLastPara="1" vertOverflow="ellipsis" vert="horz" wrap="square" anchor="ctr" anchorCtr="1"/>
            <a:lstStyle/>
            <a:p>
              <a:pPr>
                <a:defRPr sz="800" b="1" i="0" u="none" strike="noStrike" kern="1200" baseline="0">
                  <a:solidFill>
                    <a:schemeClr val="tx1">
                      <a:lumMod val="65000"/>
                      <a:lumOff val="35000"/>
                    </a:schemeClr>
                  </a:solidFill>
                  <a:latin typeface="+mn-lt"/>
                  <a:ea typeface="+mn-ea"/>
                  <a:cs typeface="+mn-cs"/>
                </a:defRPr>
              </a:pPr>
              <a:endParaRPr lang="es-ES"/>
            </a:p>
          </c:txPr>
        </c:title>
        <c:numFmt formatCode="#.##"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crossAx val="1483947472"/>
        <c:crosses val="autoZero"/>
        <c:crossBetween val="midCat"/>
        <c:majorUnit val="20"/>
      </c:valAx>
      <c:spPr>
        <a:noFill/>
        <a:ln w="9525">
          <a:solidFill>
            <a:sysClr val="windowText" lastClr="000000"/>
          </a:solidFill>
        </a:ln>
        <a:effectLst/>
      </c:spPr>
    </c:plotArea>
    <c:legend>
      <c:legendPos val="r"/>
      <c:legendEntry>
        <c:idx val="4"/>
        <c:delete val="1"/>
      </c:legendEntry>
      <c:legendEntry>
        <c:idx val="5"/>
        <c:delete val="1"/>
      </c:legendEntry>
      <c:legendEntry>
        <c:idx val="6"/>
        <c:delete val="1"/>
      </c:legendEntry>
      <c:legendEntry>
        <c:idx val="7"/>
        <c:delete val="1"/>
      </c:legendEntry>
      <c:layout>
        <c:manualLayout>
          <c:xMode val="edge"/>
          <c:yMode val="edge"/>
          <c:x val="0.81036887581704198"/>
          <c:y val="0.31399581047907221"/>
          <c:w val="0.18963111239694841"/>
          <c:h val="0.40319176500037329"/>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es-E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067158599281179"/>
          <c:y val="6.3731170336037077E-2"/>
          <c:w val="0.67483692485394142"/>
          <c:h val="0.79132627952755918"/>
        </c:manualLayout>
      </c:layout>
      <c:scatterChart>
        <c:scatterStyle val="lineMarker"/>
        <c:varyColors val="0"/>
        <c:ser>
          <c:idx val="1"/>
          <c:order val="0"/>
          <c:tx>
            <c:v>sCO2-CF4</c:v>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70</c:v>
                </c:pt>
                <c:pt idx="7">
                  <c:v>79</c:v>
                </c:pt>
                <c:pt idx="8">
                  <c:v>90</c:v>
                </c:pt>
              </c:numCache>
            </c:numRef>
          </c:xVal>
          <c:yVal>
            <c:numRef>
              <c:f>Results!$E$4:$E$12</c:f>
              <c:numCache>
                <c:formatCode>General</c:formatCode>
                <c:ptCount val="9"/>
                <c:pt idx="0">
                  <c:v>7682.69</c:v>
                </c:pt>
                <c:pt idx="1">
                  <c:v>7582.63</c:v>
                </c:pt>
                <c:pt idx="2">
                  <c:v>7199.22</c:v>
                </c:pt>
                <c:pt idx="3" formatCode="0.00">
                  <c:v>6590.9</c:v>
                </c:pt>
                <c:pt idx="4">
                  <c:v>5872.33</c:v>
                </c:pt>
                <c:pt idx="5">
                  <c:v>5176.9799999999996</c:v>
                </c:pt>
                <c:pt idx="6">
                  <c:v>4597.57</c:v>
                </c:pt>
                <c:pt idx="7">
                  <c:v>4215.41</c:v>
                </c:pt>
                <c:pt idx="8">
                  <c:v>3921.62</c:v>
                </c:pt>
              </c:numCache>
            </c:numRef>
          </c:yVal>
          <c:smooth val="0"/>
          <c:extLst>
            <c:ext xmlns:c16="http://schemas.microsoft.com/office/drawing/2014/chart" uri="{C3380CC4-5D6E-409C-BE32-E72D297353CC}">
              <c16:uniqueId val="{00000001-783F-4139-8F75-02C03A911CB4}"/>
            </c:ext>
          </c:extLst>
        </c:ser>
        <c:ser>
          <c:idx val="0"/>
          <c:order val="1"/>
          <c:tx>
            <c:v>sCO2-NF3</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70</c:v>
                </c:pt>
                <c:pt idx="7">
                  <c:v>79</c:v>
                </c:pt>
                <c:pt idx="8">
                  <c:v>90</c:v>
                </c:pt>
              </c:numCache>
            </c:numRef>
          </c:xVal>
          <c:yVal>
            <c:numRef>
              <c:f>Results!$E$17:$E$25</c:f>
              <c:numCache>
                <c:formatCode>General</c:formatCode>
                <c:ptCount val="9"/>
                <c:pt idx="0">
                  <c:v>7735.27</c:v>
                </c:pt>
                <c:pt idx="1">
                  <c:v>7651.37</c:v>
                </c:pt>
                <c:pt idx="2">
                  <c:v>7282.13</c:v>
                </c:pt>
                <c:pt idx="3" formatCode="0.00">
                  <c:v>6735.24</c:v>
                </c:pt>
                <c:pt idx="4">
                  <c:v>6137.4</c:v>
                </c:pt>
                <c:pt idx="5">
                  <c:v>5590.61</c:v>
                </c:pt>
                <c:pt idx="6">
                  <c:v>5148.67</c:v>
                </c:pt>
                <c:pt idx="7">
                  <c:v>4824.1899999999996</c:v>
                </c:pt>
                <c:pt idx="8">
                  <c:v>4604.1899999999996</c:v>
                </c:pt>
              </c:numCache>
            </c:numRef>
          </c:yVal>
          <c:smooth val="0"/>
          <c:extLst>
            <c:ext xmlns:c16="http://schemas.microsoft.com/office/drawing/2014/chart" uri="{C3380CC4-5D6E-409C-BE32-E72D297353CC}">
              <c16:uniqueId val="{00000003-783F-4139-8F75-02C03A911CB4}"/>
            </c:ext>
          </c:extLst>
        </c:ser>
        <c:ser>
          <c:idx val="2"/>
          <c:order val="2"/>
          <c:tx>
            <c:v>sCO2-CH4</c:v>
          </c:tx>
          <c:spPr>
            <a:ln w="2540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70</c:v>
                </c:pt>
                <c:pt idx="7">
                  <c:v>79</c:v>
                </c:pt>
                <c:pt idx="8">
                  <c:v>90</c:v>
                </c:pt>
              </c:numCache>
            </c:numRef>
          </c:xVal>
          <c:yVal>
            <c:numRef>
              <c:f>Results!$E$30:$E$38</c:f>
              <c:numCache>
                <c:formatCode>General</c:formatCode>
                <c:ptCount val="9"/>
                <c:pt idx="0">
                  <c:v>8081.61</c:v>
                </c:pt>
                <c:pt idx="1">
                  <c:v>8566.7900000000009</c:v>
                </c:pt>
                <c:pt idx="2">
                  <c:v>8877.64</c:v>
                </c:pt>
                <c:pt idx="3" formatCode="0.00">
                  <c:v>8960.9</c:v>
                </c:pt>
                <c:pt idx="4">
                  <c:v>8692.27</c:v>
                </c:pt>
                <c:pt idx="5">
                  <c:v>8027.37</c:v>
                </c:pt>
                <c:pt idx="6">
                  <c:v>7111.83</c:v>
                </c:pt>
                <c:pt idx="7">
                  <c:v>6134.73</c:v>
                </c:pt>
                <c:pt idx="8">
                  <c:v>5261.41</c:v>
                </c:pt>
              </c:numCache>
            </c:numRef>
          </c:yVal>
          <c:smooth val="0"/>
          <c:extLst>
            <c:ext xmlns:c16="http://schemas.microsoft.com/office/drawing/2014/chart" uri="{C3380CC4-5D6E-409C-BE32-E72D297353CC}">
              <c16:uniqueId val="{00000005-783F-4139-8F75-02C03A911CB4}"/>
            </c:ext>
          </c:extLst>
        </c:ser>
        <c:ser>
          <c:idx val="3"/>
          <c:order val="3"/>
          <c:tx>
            <c:v>sCO2-Kr</c:v>
          </c:tx>
          <c:spPr>
            <a:ln w="25400" cap="rnd">
              <a:noFill/>
              <a:round/>
            </a:ln>
            <a:effectLst/>
          </c:spPr>
          <c:marker>
            <c:symbol val="circle"/>
            <c:size val="5"/>
            <c:spPr>
              <a:solidFill>
                <a:schemeClr val="accent4"/>
              </a:solidFill>
              <a:ln w="9525">
                <a:solidFill>
                  <a:schemeClr val="accent4"/>
                </a:solidFill>
              </a:ln>
              <a:effectLst/>
            </c:spPr>
          </c:marker>
          <c:trendline>
            <c:spPr>
              <a:ln w="19050" cap="rnd">
                <a:solidFill>
                  <a:schemeClr val="accent4"/>
                </a:solidFill>
                <a:prstDash val="sysDot"/>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70</c:v>
                </c:pt>
                <c:pt idx="7">
                  <c:v>79</c:v>
                </c:pt>
                <c:pt idx="8">
                  <c:v>90</c:v>
                </c:pt>
              </c:numCache>
            </c:numRef>
          </c:xVal>
          <c:yVal>
            <c:numRef>
              <c:f>Results!$E$43:$E$51</c:f>
              <c:numCache>
                <c:formatCode>General</c:formatCode>
                <c:ptCount val="9"/>
                <c:pt idx="0">
                  <c:v>7753.13</c:v>
                </c:pt>
                <c:pt idx="1">
                  <c:v>7771.48</c:v>
                </c:pt>
                <c:pt idx="2">
                  <c:v>7519.4</c:v>
                </c:pt>
                <c:pt idx="3" formatCode="0.00">
                  <c:v>7292.43</c:v>
                </c:pt>
                <c:pt idx="4">
                  <c:v>7037.87</c:v>
                </c:pt>
                <c:pt idx="5">
                  <c:v>6824.97</c:v>
                </c:pt>
                <c:pt idx="6">
                  <c:v>6708.85</c:v>
                </c:pt>
                <c:pt idx="7">
                  <c:v>6645.67</c:v>
                </c:pt>
                <c:pt idx="8">
                  <c:v>6340.09</c:v>
                </c:pt>
              </c:numCache>
            </c:numRef>
          </c:yVal>
          <c:smooth val="0"/>
          <c:extLst>
            <c:ext xmlns:c16="http://schemas.microsoft.com/office/drawing/2014/chart" uri="{C3380CC4-5D6E-409C-BE32-E72D297353CC}">
              <c16:uniqueId val="{00000007-783F-4139-8F75-02C03A911CB4}"/>
            </c:ext>
          </c:extLst>
        </c:ser>
        <c:dLbls>
          <c:showLegendKey val="0"/>
          <c:showVal val="0"/>
          <c:showCatName val="0"/>
          <c:showSerName val="0"/>
          <c:showPercent val="0"/>
          <c:showBubbleSize val="0"/>
        </c:dLbls>
        <c:axId val="1483947472"/>
        <c:axId val="1483954192"/>
      </c:scatterChart>
      <c:valAx>
        <c:axId val="1483947472"/>
        <c:scaling>
          <c:orientation val="minMax"/>
          <c:max val="90"/>
          <c:min val="10"/>
        </c:scaling>
        <c:delete val="0"/>
        <c:axPos val="b"/>
        <c:majorGridlines>
          <c:spPr>
            <a:ln w="3175" cap="flat" cmpd="sng" algn="ctr">
              <a:solidFill>
                <a:schemeClr val="tx1"/>
              </a:solidFill>
              <a:prstDash val="dash"/>
              <a:round/>
            </a:ln>
            <a:effectLst/>
          </c:spPr>
        </c:majorGridlines>
        <c:title>
          <c:tx>
            <c:rich>
              <a:bodyPr rot="0" spcFirstLastPara="1" vertOverflow="ellipsis" vert="horz" wrap="square" anchor="ctr" anchorCtr="1"/>
              <a:lstStyle/>
              <a:p>
                <a:pPr>
                  <a:defRPr sz="800" b="1" i="0" u="none" strike="noStrike" kern="1200" baseline="0">
                    <a:solidFill>
                      <a:schemeClr val="tx1">
                        <a:lumMod val="65000"/>
                        <a:lumOff val="35000"/>
                      </a:schemeClr>
                    </a:solidFill>
                    <a:latin typeface="+mn-lt"/>
                    <a:ea typeface="+mn-ea"/>
                    <a:cs typeface="+mn-cs"/>
                  </a:defRPr>
                </a:pPr>
                <a:r>
                  <a:rPr lang="es-ES" b="1">
                    <a:latin typeface="Aptos (body)"/>
                  </a:rPr>
                  <a:t>% mol</a:t>
                </a:r>
              </a:p>
            </c:rich>
          </c:tx>
          <c:layout>
            <c:manualLayout>
              <c:xMode val="edge"/>
              <c:yMode val="edge"/>
              <c:x val="0.41909171040554521"/>
              <c:y val="0.94701329240705012"/>
            </c:manualLayout>
          </c:layout>
          <c:overlay val="0"/>
          <c:spPr>
            <a:noFill/>
            <a:ln>
              <a:noFill/>
            </a:ln>
            <a:effectLst/>
          </c:spPr>
          <c:txPr>
            <a:bodyPr rot="0" spcFirstLastPara="1" vertOverflow="ellipsis" vert="horz" wrap="square" anchor="ctr" anchorCtr="1"/>
            <a:lstStyle/>
            <a:p>
              <a:pPr>
                <a:defRPr sz="800" b="1"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crossAx val="1483954192"/>
        <c:crosses val="autoZero"/>
        <c:crossBetween val="midCat"/>
      </c:valAx>
      <c:valAx>
        <c:axId val="1483954192"/>
        <c:scaling>
          <c:orientation val="minMax"/>
          <c:max val="9500"/>
          <c:min val="3500"/>
        </c:scaling>
        <c:delete val="0"/>
        <c:axPos val="l"/>
        <c:majorGridlines>
          <c:spPr>
            <a:ln w="3175" cap="flat" cmpd="sng" algn="ctr">
              <a:solidFill>
                <a:schemeClr val="tx1"/>
              </a:solidFill>
              <a:prstDash val="dash"/>
              <a:round/>
            </a:ln>
            <a:effectLst/>
          </c:spPr>
        </c:majorGridlines>
        <c:title>
          <c:tx>
            <c:rich>
              <a:bodyPr rot="-5400000" spcFirstLastPara="1" vertOverflow="ellipsis" vert="horz" wrap="square" anchor="ctr" anchorCtr="1"/>
              <a:lstStyle/>
              <a:p>
                <a:pPr>
                  <a:defRPr sz="800" b="1" i="0" u="none" strike="noStrike" kern="1200" baseline="0">
                    <a:solidFill>
                      <a:schemeClr val="tx1">
                        <a:lumMod val="65000"/>
                        <a:lumOff val="35000"/>
                      </a:schemeClr>
                    </a:solidFill>
                    <a:latin typeface="Aptos (body)"/>
                    <a:ea typeface="+mn-ea"/>
                    <a:cs typeface="+mn-cs"/>
                  </a:defRPr>
                </a:pPr>
                <a:r>
                  <a:rPr lang="es-ES" b="1">
                    <a:latin typeface="Aptos (body)"/>
                  </a:rPr>
                  <a:t>Critical pressure (kPa)</a:t>
                </a:r>
              </a:p>
            </c:rich>
          </c:tx>
          <c:layout>
            <c:manualLayout>
              <c:xMode val="edge"/>
              <c:yMode val="edge"/>
              <c:x val="1.1489042541908048E-2"/>
              <c:y val="0.22734536160045563"/>
            </c:manualLayout>
          </c:layout>
          <c:overlay val="0"/>
          <c:spPr>
            <a:noFill/>
            <a:ln>
              <a:noFill/>
            </a:ln>
            <a:effectLst/>
          </c:spPr>
          <c:txPr>
            <a:bodyPr rot="-5400000" spcFirstLastPara="1" vertOverflow="ellipsis" vert="horz" wrap="square" anchor="ctr" anchorCtr="1"/>
            <a:lstStyle/>
            <a:p>
              <a:pPr>
                <a:defRPr sz="800" b="1" i="0" u="none" strike="noStrike" kern="1200" baseline="0">
                  <a:solidFill>
                    <a:schemeClr val="tx1">
                      <a:lumMod val="65000"/>
                      <a:lumOff val="35000"/>
                    </a:schemeClr>
                  </a:solidFill>
                  <a:latin typeface="Aptos (body)"/>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crossAx val="1483947472"/>
        <c:crosses val="autoZero"/>
        <c:crossBetween val="midCat"/>
      </c:valAx>
      <c:spPr>
        <a:noFill/>
        <a:ln w="9525">
          <a:solidFill>
            <a:schemeClr val="tx1"/>
          </a:solidFill>
        </a:ln>
        <a:effectLst/>
      </c:spPr>
    </c:plotArea>
    <c:legend>
      <c:legendPos val="r"/>
      <c:legendEntry>
        <c:idx val="4"/>
        <c:delete val="1"/>
      </c:legendEntry>
      <c:legendEntry>
        <c:idx val="5"/>
        <c:delete val="1"/>
      </c:legendEntry>
      <c:legendEntry>
        <c:idx val="6"/>
        <c:delete val="1"/>
      </c:legendEntry>
      <c:legendEntry>
        <c:idx val="7"/>
        <c:delete val="1"/>
      </c:legendEntry>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234955076861212"/>
          <c:y val="6.4627124490944071E-2"/>
          <c:w val="0.69470865131595561"/>
          <c:h val="0.78547624945882055"/>
        </c:manualLayout>
      </c:layout>
      <c:scatterChart>
        <c:scatterStyle val="lineMarker"/>
        <c:varyColors val="0"/>
        <c:ser>
          <c:idx val="1"/>
          <c:order val="0"/>
          <c:tx>
            <c:v>sCO2-CF4</c:v>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70</c:v>
                </c:pt>
                <c:pt idx="7">
                  <c:v>79</c:v>
                </c:pt>
                <c:pt idx="8">
                  <c:v>90</c:v>
                </c:pt>
              </c:numCache>
            </c:numRef>
          </c:xVal>
          <c:yVal>
            <c:numRef>
              <c:f>Results!$F$4:$F$12</c:f>
              <c:numCache>
                <c:formatCode>General</c:formatCode>
                <c:ptCount val="9"/>
                <c:pt idx="0">
                  <c:v>521.46</c:v>
                </c:pt>
                <c:pt idx="1">
                  <c:v>571.51</c:v>
                </c:pt>
                <c:pt idx="2">
                  <c:v>616.30999999999995</c:v>
                </c:pt>
                <c:pt idx="3" formatCode="0.00">
                  <c:v>649.45000000000005</c:v>
                </c:pt>
                <c:pt idx="4">
                  <c:v>662.53</c:v>
                </c:pt>
                <c:pt idx="5">
                  <c:v>656.93</c:v>
                </c:pt>
                <c:pt idx="6">
                  <c:v>643.1</c:v>
                </c:pt>
                <c:pt idx="7">
                  <c:v>630.01</c:v>
                </c:pt>
                <c:pt idx="8">
                  <c:v>620.55999999999995</c:v>
                </c:pt>
              </c:numCache>
            </c:numRef>
          </c:yVal>
          <c:smooth val="0"/>
          <c:extLst>
            <c:ext xmlns:c16="http://schemas.microsoft.com/office/drawing/2014/chart" uri="{C3380CC4-5D6E-409C-BE32-E72D297353CC}">
              <c16:uniqueId val="{00000001-8FE4-48EE-876A-D4F94B4E3011}"/>
            </c:ext>
          </c:extLst>
        </c:ser>
        <c:ser>
          <c:idx val="0"/>
          <c:order val="1"/>
          <c:tx>
            <c:v>sCO2-NF3</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70</c:v>
                </c:pt>
                <c:pt idx="7">
                  <c:v>79</c:v>
                </c:pt>
                <c:pt idx="8">
                  <c:v>90</c:v>
                </c:pt>
              </c:numCache>
            </c:numRef>
          </c:xVal>
          <c:yVal>
            <c:numRef>
              <c:f>Results!$F$17:$F$25</c:f>
              <c:numCache>
                <c:formatCode>General</c:formatCode>
                <c:ptCount val="9"/>
                <c:pt idx="0">
                  <c:v>504.94</c:v>
                </c:pt>
                <c:pt idx="1">
                  <c:v>539.5</c:v>
                </c:pt>
                <c:pt idx="2">
                  <c:v>567.02</c:v>
                </c:pt>
                <c:pt idx="3" formatCode="0.00">
                  <c:v>583.34</c:v>
                </c:pt>
                <c:pt idx="4">
                  <c:v>587.61</c:v>
                </c:pt>
                <c:pt idx="5">
                  <c:v>584.17999999999995</c:v>
                </c:pt>
                <c:pt idx="6">
                  <c:v>577.46</c:v>
                </c:pt>
                <c:pt idx="7">
                  <c:v>569.01</c:v>
                </c:pt>
                <c:pt idx="8">
                  <c:v>561.11</c:v>
                </c:pt>
              </c:numCache>
            </c:numRef>
          </c:yVal>
          <c:smooth val="0"/>
          <c:extLst>
            <c:ext xmlns:c16="http://schemas.microsoft.com/office/drawing/2014/chart" uri="{C3380CC4-5D6E-409C-BE32-E72D297353CC}">
              <c16:uniqueId val="{00000003-8FE4-48EE-876A-D4F94B4E3011}"/>
            </c:ext>
          </c:extLst>
        </c:ser>
        <c:ser>
          <c:idx val="2"/>
          <c:order val="2"/>
          <c:tx>
            <c:v>sCO2-CH4</c:v>
          </c:tx>
          <c:spPr>
            <a:ln w="2540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poly"/>
            <c:order val="6"/>
            <c:dispRSqr val="0"/>
            <c:dispEq val="0"/>
          </c:trendline>
          <c:xVal>
            <c:numRef>
              <c:f>Results!$C$30:$C$38</c:f>
              <c:numCache>
                <c:formatCode>General</c:formatCode>
                <c:ptCount val="9"/>
                <c:pt idx="0">
                  <c:v>10</c:v>
                </c:pt>
                <c:pt idx="1">
                  <c:v>20</c:v>
                </c:pt>
                <c:pt idx="2">
                  <c:v>30</c:v>
                </c:pt>
                <c:pt idx="3">
                  <c:v>39</c:v>
                </c:pt>
                <c:pt idx="4">
                  <c:v>50</c:v>
                </c:pt>
                <c:pt idx="5">
                  <c:v>60</c:v>
                </c:pt>
                <c:pt idx="6">
                  <c:v>70</c:v>
                </c:pt>
                <c:pt idx="7">
                  <c:v>80</c:v>
                </c:pt>
                <c:pt idx="8">
                  <c:v>90</c:v>
                </c:pt>
              </c:numCache>
            </c:numRef>
          </c:xVal>
          <c:yVal>
            <c:numRef>
              <c:f>Results!$F$30:$F$38</c:f>
              <c:numCache>
                <c:formatCode>General</c:formatCode>
                <c:ptCount val="9"/>
                <c:pt idx="0">
                  <c:v>450.88</c:v>
                </c:pt>
                <c:pt idx="1">
                  <c:v>436.86</c:v>
                </c:pt>
                <c:pt idx="2">
                  <c:v>420</c:v>
                </c:pt>
                <c:pt idx="3" formatCode="0.00">
                  <c:v>403.04</c:v>
                </c:pt>
                <c:pt idx="4">
                  <c:v>379.14</c:v>
                </c:pt>
                <c:pt idx="5">
                  <c:v>347.9</c:v>
                </c:pt>
                <c:pt idx="6">
                  <c:v>301.24</c:v>
                </c:pt>
                <c:pt idx="7">
                  <c:v>248.62</c:v>
                </c:pt>
                <c:pt idx="8">
                  <c:v>198.44</c:v>
                </c:pt>
              </c:numCache>
            </c:numRef>
          </c:yVal>
          <c:smooth val="0"/>
          <c:extLst>
            <c:ext xmlns:c16="http://schemas.microsoft.com/office/drawing/2014/chart" uri="{C3380CC4-5D6E-409C-BE32-E72D297353CC}">
              <c16:uniqueId val="{00000005-8FE4-48EE-876A-D4F94B4E3011}"/>
            </c:ext>
          </c:extLst>
        </c:ser>
        <c:ser>
          <c:idx val="3"/>
          <c:order val="3"/>
          <c:tx>
            <c:v>sCO2-Kr</c:v>
          </c:tx>
          <c:spPr>
            <a:ln w="25400" cap="rnd">
              <a:noFill/>
              <a:round/>
            </a:ln>
            <a:effectLst/>
          </c:spPr>
          <c:marker>
            <c:symbol val="circle"/>
            <c:size val="5"/>
            <c:spPr>
              <a:solidFill>
                <a:schemeClr val="accent4"/>
              </a:solidFill>
              <a:ln w="9525">
                <a:solidFill>
                  <a:schemeClr val="accent4"/>
                </a:solidFill>
              </a:ln>
              <a:effectLst/>
            </c:spPr>
          </c:marker>
          <c:trendline>
            <c:spPr>
              <a:ln w="19050" cap="rnd">
                <a:solidFill>
                  <a:schemeClr val="accent4"/>
                </a:solidFill>
                <a:prstDash val="sysDot"/>
              </a:ln>
              <a:effectLst/>
            </c:spPr>
            <c:trendlineType val="poly"/>
            <c:order val="6"/>
            <c:dispRSqr val="0"/>
            <c:dispEq val="0"/>
          </c:trendline>
          <c:xVal>
            <c:numRef>
              <c:f>Results!$C$43:$C$51</c:f>
              <c:numCache>
                <c:formatCode>General</c:formatCode>
                <c:ptCount val="9"/>
                <c:pt idx="0">
                  <c:v>10</c:v>
                </c:pt>
                <c:pt idx="1">
                  <c:v>20</c:v>
                </c:pt>
                <c:pt idx="2">
                  <c:v>32</c:v>
                </c:pt>
                <c:pt idx="3">
                  <c:v>40</c:v>
                </c:pt>
                <c:pt idx="4">
                  <c:v>50</c:v>
                </c:pt>
                <c:pt idx="5">
                  <c:v>60</c:v>
                </c:pt>
                <c:pt idx="6">
                  <c:v>70</c:v>
                </c:pt>
                <c:pt idx="7">
                  <c:v>80</c:v>
                </c:pt>
                <c:pt idx="8">
                  <c:v>90</c:v>
                </c:pt>
              </c:numCache>
            </c:numRef>
          </c:xVal>
          <c:yVal>
            <c:numRef>
              <c:f>Results!$F$43:$F$51</c:f>
              <c:numCache>
                <c:formatCode>General</c:formatCode>
                <c:ptCount val="9"/>
                <c:pt idx="0">
                  <c:v>552.6</c:v>
                </c:pt>
                <c:pt idx="1">
                  <c:v>629.91999999999996</c:v>
                </c:pt>
                <c:pt idx="2">
                  <c:v>740.15</c:v>
                </c:pt>
                <c:pt idx="3" formatCode="0.00">
                  <c:v>803.83</c:v>
                </c:pt>
                <c:pt idx="4">
                  <c:v>865.53</c:v>
                </c:pt>
                <c:pt idx="5">
                  <c:v>914.02</c:v>
                </c:pt>
                <c:pt idx="6">
                  <c:v>878.04</c:v>
                </c:pt>
                <c:pt idx="7">
                  <c:v>888.93</c:v>
                </c:pt>
                <c:pt idx="8">
                  <c:v>922.15</c:v>
                </c:pt>
              </c:numCache>
            </c:numRef>
          </c:yVal>
          <c:smooth val="0"/>
          <c:extLst>
            <c:ext xmlns:c16="http://schemas.microsoft.com/office/drawing/2014/chart" uri="{C3380CC4-5D6E-409C-BE32-E72D297353CC}">
              <c16:uniqueId val="{00000007-8FE4-48EE-876A-D4F94B4E3011}"/>
            </c:ext>
          </c:extLst>
        </c:ser>
        <c:dLbls>
          <c:showLegendKey val="0"/>
          <c:showVal val="0"/>
          <c:showCatName val="0"/>
          <c:showSerName val="0"/>
          <c:showPercent val="0"/>
          <c:showBubbleSize val="0"/>
        </c:dLbls>
        <c:axId val="1483947472"/>
        <c:axId val="1483954192"/>
      </c:scatterChart>
      <c:valAx>
        <c:axId val="1483947472"/>
        <c:scaling>
          <c:orientation val="minMax"/>
          <c:max val="90"/>
          <c:min val="10"/>
        </c:scaling>
        <c:delete val="0"/>
        <c:axPos val="b"/>
        <c:majorGridlines>
          <c:spPr>
            <a:ln w="3175" cap="flat" cmpd="sng" algn="ctr">
              <a:solidFill>
                <a:schemeClr val="tx1"/>
              </a:solidFill>
              <a:prstDash val="dash"/>
              <a:round/>
            </a:ln>
            <a:effectLst/>
          </c:spPr>
        </c:majorGridlines>
        <c:title>
          <c:tx>
            <c:rich>
              <a:bodyPr rot="0" spcFirstLastPara="1" vertOverflow="ellipsis" vert="horz" wrap="square" anchor="ctr" anchorCtr="1"/>
              <a:lstStyle/>
              <a:p>
                <a:pPr>
                  <a:defRPr sz="800" b="1" i="0" u="none" strike="noStrike" kern="1200" baseline="0">
                    <a:solidFill>
                      <a:schemeClr val="tx1">
                        <a:lumMod val="65000"/>
                        <a:lumOff val="35000"/>
                      </a:schemeClr>
                    </a:solidFill>
                    <a:latin typeface="Aptos (body)"/>
                    <a:ea typeface="+mn-ea"/>
                    <a:cs typeface="+mn-cs"/>
                  </a:defRPr>
                </a:pPr>
                <a:r>
                  <a:rPr lang="es-ES" b="1"/>
                  <a:t>%mol</a:t>
                </a:r>
              </a:p>
            </c:rich>
          </c:tx>
          <c:layout>
            <c:manualLayout>
              <c:xMode val="edge"/>
              <c:yMode val="edge"/>
              <c:x val="0.41049018536347209"/>
              <c:y val="0.94785844455509538"/>
            </c:manualLayout>
          </c:layout>
          <c:overlay val="0"/>
          <c:spPr>
            <a:noFill/>
            <a:ln>
              <a:noFill/>
            </a:ln>
            <a:effectLst/>
          </c:spPr>
          <c:txPr>
            <a:bodyPr rot="0" spcFirstLastPara="1" vertOverflow="ellipsis" vert="horz" wrap="square" anchor="ctr" anchorCtr="1"/>
            <a:lstStyle/>
            <a:p>
              <a:pPr>
                <a:defRPr sz="800" b="1" i="0" u="none" strike="noStrike" kern="1200" baseline="0">
                  <a:solidFill>
                    <a:schemeClr val="tx1">
                      <a:lumMod val="65000"/>
                      <a:lumOff val="35000"/>
                    </a:schemeClr>
                  </a:solidFill>
                  <a:latin typeface="Aptos (body)"/>
                  <a:ea typeface="+mn-ea"/>
                  <a:cs typeface="+mn-cs"/>
                </a:defRPr>
              </a:pPr>
              <a:endParaRPr lang="es-E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ptos (body)"/>
                <a:ea typeface="+mn-ea"/>
                <a:cs typeface="+mn-cs"/>
              </a:defRPr>
            </a:pPr>
            <a:endParaRPr lang="es-ES"/>
          </a:p>
        </c:txPr>
        <c:crossAx val="1483954192"/>
        <c:crosses val="autoZero"/>
        <c:crossBetween val="midCat"/>
      </c:valAx>
      <c:valAx>
        <c:axId val="1483954192"/>
        <c:scaling>
          <c:orientation val="minMax"/>
          <c:max val="1000"/>
          <c:min val="180"/>
        </c:scaling>
        <c:delete val="0"/>
        <c:axPos val="l"/>
        <c:majorGridlines>
          <c:spPr>
            <a:ln w="3175" cap="flat" cmpd="sng" algn="ctr">
              <a:solidFill>
                <a:schemeClr val="tx1"/>
              </a:solidFill>
              <a:prstDash val="dash"/>
              <a:round/>
            </a:ln>
            <a:effectLst/>
          </c:spPr>
        </c:majorGridlines>
        <c:title>
          <c:tx>
            <c:rich>
              <a:bodyPr rot="-5400000" spcFirstLastPara="1" vertOverflow="ellipsis" vert="horz" wrap="square" anchor="ctr" anchorCtr="1"/>
              <a:lstStyle/>
              <a:p>
                <a:pPr>
                  <a:defRPr sz="800" b="1" i="0" u="none" strike="noStrike" kern="1200" baseline="0">
                    <a:solidFill>
                      <a:schemeClr val="tx1">
                        <a:lumMod val="65000"/>
                        <a:lumOff val="35000"/>
                      </a:schemeClr>
                    </a:solidFill>
                    <a:latin typeface="Aptos (body)"/>
                    <a:ea typeface="+mn-ea"/>
                    <a:cs typeface="+mn-cs"/>
                  </a:defRPr>
                </a:pPr>
                <a:r>
                  <a:rPr lang="es-ES" b="1"/>
                  <a:t>Critical density (kg/m</a:t>
                </a:r>
                <a:r>
                  <a:rPr lang="es-ES" b="1" baseline="30000"/>
                  <a:t>3</a:t>
                </a:r>
                <a:r>
                  <a:rPr lang="es-ES" b="1"/>
                  <a:t>)</a:t>
                </a:r>
              </a:p>
            </c:rich>
          </c:tx>
          <c:layout>
            <c:manualLayout>
              <c:xMode val="edge"/>
              <c:yMode val="edge"/>
              <c:x val="8.9303662250685631E-3"/>
              <c:y val="0.22839044560770685"/>
            </c:manualLayout>
          </c:layout>
          <c:overlay val="0"/>
          <c:spPr>
            <a:noFill/>
            <a:ln>
              <a:noFill/>
            </a:ln>
            <a:effectLst/>
          </c:spPr>
          <c:txPr>
            <a:bodyPr rot="-5400000" spcFirstLastPara="1" vertOverflow="ellipsis" vert="horz" wrap="square" anchor="ctr" anchorCtr="1"/>
            <a:lstStyle/>
            <a:p>
              <a:pPr>
                <a:defRPr sz="800" b="1" i="0" u="none" strike="noStrike" kern="1200" baseline="0">
                  <a:solidFill>
                    <a:schemeClr val="tx1">
                      <a:lumMod val="65000"/>
                      <a:lumOff val="35000"/>
                    </a:schemeClr>
                  </a:solidFill>
                  <a:latin typeface="Aptos (body)"/>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ptos (body)"/>
                <a:ea typeface="+mn-ea"/>
                <a:cs typeface="+mn-cs"/>
              </a:defRPr>
            </a:pPr>
            <a:endParaRPr lang="es-ES"/>
          </a:p>
        </c:txPr>
        <c:crossAx val="1483947472"/>
        <c:crosses val="autoZero"/>
        <c:crossBetween val="midCat"/>
        <c:majorUnit val="150"/>
      </c:valAx>
      <c:spPr>
        <a:noFill/>
        <a:ln w="9525">
          <a:solidFill>
            <a:schemeClr val="tx1"/>
          </a:solidFill>
        </a:ln>
        <a:effectLst/>
      </c:spPr>
    </c:plotArea>
    <c:legend>
      <c:legendPos val="r"/>
      <c:legendEntry>
        <c:idx val="4"/>
        <c:delete val="1"/>
      </c:legendEntry>
      <c:legendEntry>
        <c:idx val="5"/>
        <c:delete val="1"/>
      </c:legendEntry>
      <c:legendEntry>
        <c:idx val="6"/>
        <c:delete val="1"/>
      </c:legendEntry>
      <c:legendEntry>
        <c:idx val="7"/>
        <c:delete val="1"/>
      </c:legendEntry>
      <c:layout>
        <c:manualLayout>
          <c:xMode val="edge"/>
          <c:yMode val="edge"/>
          <c:x val="0.83265974049587599"/>
          <c:y val="0.30077999291546947"/>
          <c:w val="0.15633305217861238"/>
          <c:h val="0.32255265357340485"/>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ptos (body)"/>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Aptos (body)"/>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667681468966176"/>
          <c:y val="7.3696249597732966E-2"/>
          <c:w val="0.68538710964529048"/>
          <c:h val="0.78452192152840639"/>
        </c:manualLayout>
      </c:layout>
      <c:scatterChart>
        <c:scatterStyle val="lineMarker"/>
        <c:varyColors val="0"/>
        <c:ser>
          <c:idx val="3"/>
          <c:order val="0"/>
          <c:tx>
            <c:v>sCO2-CH4</c:v>
          </c:tx>
          <c:spPr>
            <a:ln w="25400" cap="rnd">
              <a:noFill/>
              <a:round/>
            </a:ln>
            <a:effectLst/>
          </c:spPr>
          <c:marker>
            <c:symbol val="circle"/>
            <c:size val="5"/>
            <c:spPr>
              <a:solidFill>
                <a:schemeClr val="accent4"/>
              </a:solidFill>
              <a:ln w="9525">
                <a:solidFill>
                  <a:schemeClr val="accent4"/>
                </a:solidFill>
              </a:ln>
              <a:effectLst/>
            </c:spPr>
          </c:marker>
          <c:trendline>
            <c:spPr>
              <a:ln w="19050" cap="rnd">
                <a:solidFill>
                  <a:schemeClr val="accent4"/>
                </a:solidFill>
                <a:prstDash val="sysDot"/>
              </a:ln>
              <a:effectLst/>
            </c:spPr>
            <c:trendlineType val="poly"/>
            <c:order val="6"/>
            <c:dispRSqr val="0"/>
            <c:dispEq val="0"/>
          </c:trendline>
          <c:xVal>
            <c:numRef>
              <c:f>Results!$C$30:$C$38</c:f>
              <c:numCache>
                <c:formatCode>General</c:formatCode>
                <c:ptCount val="9"/>
                <c:pt idx="0">
                  <c:v>10</c:v>
                </c:pt>
                <c:pt idx="1">
                  <c:v>20</c:v>
                </c:pt>
                <c:pt idx="2">
                  <c:v>30</c:v>
                </c:pt>
                <c:pt idx="3">
                  <c:v>39</c:v>
                </c:pt>
                <c:pt idx="4">
                  <c:v>50</c:v>
                </c:pt>
                <c:pt idx="5">
                  <c:v>60</c:v>
                </c:pt>
                <c:pt idx="6">
                  <c:v>70</c:v>
                </c:pt>
                <c:pt idx="7">
                  <c:v>80</c:v>
                </c:pt>
                <c:pt idx="8">
                  <c:v>90</c:v>
                </c:pt>
              </c:numCache>
            </c:numRef>
          </c:xVal>
          <c:yVal>
            <c:numRef>
              <c:f>Results!$G$30:$G$38</c:f>
              <c:numCache>
                <c:formatCode>General</c:formatCode>
                <c:ptCount val="9"/>
                <c:pt idx="0">
                  <c:v>1.55</c:v>
                </c:pt>
                <c:pt idx="1">
                  <c:v>1.64</c:v>
                </c:pt>
                <c:pt idx="2">
                  <c:v>1.72</c:v>
                </c:pt>
                <c:pt idx="3" formatCode="0.00">
                  <c:v>1.79</c:v>
                </c:pt>
                <c:pt idx="4">
                  <c:v>1.88</c:v>
                </c:pt>
                <c:pt idx="5">
                  <c:v>1.96</c:v>
                </c:pt>
                <c:pt idx="6">
                  <c:v>2.09</c:v>
                </c:pt>
                <c:pt idx="7">
                  <c:v>2.25</c:v>
                </c:pt>
                <c:pt idx="8">
                  <c:v>2.4300000000000002</c:v>
                </c:pt>
              </c:numCache>
            </c:numRef>
          </c:yVal>
          <c:smooth val="0"/>
          <c:extLst>
            <c:ext xmlns:c16="http://schemas.microsoft.com/office/drawing/2014/chart" uri="{C3380CC4-5D6E-409C-BE32-E72D297353CC}">
              <c16:uniqueId val="{00000001-E1D3-401D-87E5-08FD7AFEED5B}"/>
            </c:ext>
          </c:extLst>
        </c:ser>
        <c:ser>
          <c:idx val="0"/>
          <c:order val="1"/>
          <c:tx>
            <c:v>sCO2-CF4</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70</c:v>
                </c:pt>
                <c:pt idx="7">
                  <c:v>79</c:v>
                </c:pt>
                <c:pt idx="8">
                  <c:v>90</c:v>
                </c:pt>
              </c:numCache>
            </c:numRef>
          </c:xVal>
          <c:yVal>
            <c:numRef>
              <c:f>Results!$G$4:$G$12</c:f>
              <c:numCache>
                <c:formatCode>General</c:formatCode>
                <c:ptCount val="9"/>
                <c:pt idx="0">
                  <c:v>1.41</c:v>
                </c:pt>
                <c:pt idx="1">
                  <c:v>1.36</c:v>
                </c:pt>
                <c:pt idx="2">
                  <c:v>1.31</c:v>
                </c:pt>
                <c:pt idx="3" formatCode="0.00">
                  <c:v>1.25</c:v>
                </c:pt>
                <c:pt idx="4">
                  <c:v>1.21</c:v>
                </c:pt>
                <c:pt idx="5">
                  <c:v>1.17</c:v>
                </c:pt>
                <c:pt idx="6" formatCode="#.##">
                  <c:v>1.1299999999999999</c:v>
                </c:pt>
                <c:pt idx="7" formatCode="#.##">
                  <c:v>1.1299999999999999</c:v>
                </c:pt>
                <c:pt idx="8">
                  <c:v>1.06</c:v>
                </c:pt>
              </c:numCache>
            </c:numRef>
          </c:yVal>
          <c:smooth val="0"/>
          <c:extLst>
            <c:ext xmlns:c16="http://schemas.microsoft.com/office/drawing/2014/chart" uri="{C3380CC4-5D6E-409C-BE32-E72D297353CC}">
              <c16:uniqueId val="{00000003-E1D3-401D-87E5-08FD7AFEED5B}"/>
            </c:ext>
          </c:extLst>
        </c:ser>
        <c:ser>
          <c:idx val="1"/>
          <c:order val="2"/>
          <c:tx>
            <c:v>sCO2-NF3</c:v>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6"/>
            <c:dispRSqr val="0"/>
            <c:dispEq val="0"/>
          </c:trendline>
          <c:xVal>
            <c:numRef>
              <c:f>Results!$C$17:$C$25</c:f>
              <c:numCache>
                <c:formatCode>General</c:formatCode>
                <c:ptCount val="9"/>
                <c:pt idx="0">
                  <c:v>10</c:v>
                </c:pt>
                <c:pt idx="1">
                  <c:v>20</c:v>
                </c:pt>
                <c:pt idx="2">
                  <c:v>30</c:v>
                </c:pt>
                <c:pt idx="3">
                  <c:v>40</c:v>
                </c:pt>
                <c:pt idx="4">
                  <c:v>50</c:v>
                </c:pt>
                <c:pt idx="5">
                  <c:v>60</c:v>
                </c:pt>
                <c:pt idx="6">
                  <c:v>70</c:v>
                </c:pt>
                <c:pt idx="7">
                  <c:v>80</c:v>
                </c:pt>
                <c:pt idx="8">
                  <c:v>90</c:v>
                </c:pt>
              </c:numCache>
            </c:numRef>
          </c:xVal>
          <c:yVal>
            <c:numRef>
              <c:f>Results!$G$17:$G$25</c:f>
              <c:numCache>
                <c:formatCode>General</c:formatCode>
                <c:ptCount val="9"/>
                <c:pt idx="0">
                  <c:v>1.38</c:v>
                </c:pt>
                <c:pt idx="1">
                  <c:v>1.29</c:v>
                </c:pt>
                <c:pt idx="2">
                  <c:v>1.21</c:v>
                </c:pt>
                <c:pt idx="3" formatCode="0.00">
                  <c:v>1.1200000000000001</c:v>
                </c:pt>
                <c:pt idx="4">
                  <c:v>1.05</c:v>
                </c:pt>
                <c:pt idx="5">
                  <c:v>0.97</c:v>
                </c:pt>
                <c:pt idx="6">
                  <c:v>0.91</c:v>
                </c:pt>
                <c:pt idx="7">
                  <c:v>0.84</c:v>
                </c:pt>
                <c:pt idx="8">
                  <c:v>0.77</c:v>
                </c:pt>
              </c:numCache>
            </c:numRef>
          </c:yVal>
          <c:smooth val="0"/>
          <c:extLst>
            <c:ext xmlns:c16="http://schemas.microsoft.com/office/drawing/2014/chart" uri="{C3380CC4-5D6E-409C-BE32-E72D297353CC}">
              <c16:uniqueId val="{00000005-E1D3-401D-87E5-08FD7AFEED5B}"/>
            </c:ext>
          </c:extLst>
        </c:ser>
        <c:ser>
          <c:idx val="2"/>
          <c:order val="3"/>
          <c:tx>
            <c:v>sCO2-Kr</c:v>
          </c:tx>
          <c:spPr>
            <a:ln w="2540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poly"/>
            <c:order val="6"/>
            <c:dispRSqr val="0"/>
            <c:dispEq val="0"/>
          </c:trendline>
          <c:xVal>
            <c:numRef>
              <c:f>Results!$C$43:$C$51</c:f>
              <c:numCache>
                <c:formatCode>General</c:formatCode>
                <c:ptCount val="9"/>
                <c:pt idx="0">
                  <c:v>10</c:v>
                </c:pt>
                <c:pt idx="1">
                  <c:v>20</c:v>
                </c:pt>
                <c:pt idx="2">
                  <c:v>32</c:v>
                </c:pt>
                <c:pt idx="3">
                  <c:v>40</c:v>
                </c:pt>
                <c:pt idx="4">
                  <c:v>50</c:v>
                </c:pt>
                <c:pt idx="5">
                  <c:v>60</c:v>
                </c:pt>
                <c:pt idx="6">
                  <c:v>70</c:v>
                </c:pt>
                <c:pt idx="7">
                  <c:v>80</c:v>
                </c:pt>
                <c:pt idx="8">
                  <c:v>90</c:v>
                </c:pt>
              </c:numCache>
            </c:numRef>
          </c:xVal>
          <c:yVal>
            <c:numRef>
              <c:f>Results!$G$43:$G$51</c:f>
              <c:numCache>
                <c:formatCode>General</c:formatCode>
                <c:ptCount val="9"/>
                <c:pt idx="0">
                  <c:v>1.28</c:v>
                </c:pt>
                <c:pt idx="1">
                  <c:v>1.1299999999999999</c:v>
                </c:pt>
                <c:pt idx="2">
                  <c:v>0.96</c:v>
                </c:pt>
                <c:pt idx="3" formatCode="0.00">
                  <c:v>0.88</c:v>
                </c:pt>
                <c:pt idx="4">
                  <c:v>0.78</c:v>
                </c:pt>
                <c:pt idx="5">
                  <c:v>0.71</c:v>
                </c:pt>
                <c:pt idx="6">
                  <c:v>0.64</c:v>
                </c:pt>
                <c:pt idx="7">
                  <c:v>0.56999999999999995</c:v>
                </c:pt>
                <c:pt idx="8">
                  <c:v>0.5</c:v>
                </c:pt>
              </c:numCache>
            </c:numRef>
          </c:yVal>
          <c:smooth val="0"/>
          <c:extLst>
            <c:ext xmlns:c16="http://schemas.microsoft.com/office/drawing/2014/chart" uri="{C3380CC4-5D6E-409C-BE32-E72D297353CC}">
              <c16:uniqueId val="{00000007-E1D3-401D-87E5-08FD7AFEED5B}"/>
            </c:ext>
          </c:extLst>
        </c:ser>
        <c:dLbls>
          <c:showLegendKey val="0"/>
          <c:showVal val="0"/>
          <c:showCatName val="0"/>
          <c:showSerName val="0"/>
          <c:showPercent val="0"/>
          <c:showBubbleSize val="0"/>
        </c:dLbls>
        <c:axId val="1483947472"/>
        <c:axId val="1483954192"/>
      </c:scatterChart>
      <c:valAx>
        <c:axId val="1483947472"/>
        <c:scaling>
          <c:orientation val="minMax"/>
          <c:max val="90"/>
          <c:min val="10"/>
        </c:scaling>
        <c:delete val="0"/>
        <c:axPos val="b"/>
        <c:majorGridlines>
          <c:spPr>
            <a:ln w="3175" cap="flat" cmpd="sng" algn="ctr">
              <a:solidFill>
                <a:schemeClr val="tx1"/>
              </a:solidFill>
              <a:prstDash val="dash"/>
              <a:round/>
            </a:ln>
            <a:effectLst/>
          </c:spPr>
        </c:majorGridlines>
        <c:title>
          <c:tx>
            <c:rich>
              <a:bodyPr rot="0" spcFirstLastPara="1" vertOverflow="ellipsis" vert="horz" wrap="square" anchor="ctr" anchorCtr="1"/>
              <a:lstStyle/>
              <a:p>
                <a:pPr>
                  <a:defRPr sz="800" b="1" i="0" u="none" strike="noStrike" kern="1200" baseline="0">
                    <a:solidFill>
                      <a:schemeClr val="tx1">
                        <a:lumMod val="65000"/>
                        <a:lumOff val="35000"/>
                      </a:schemeClr>
                    </a:solidFill>
                    <a:latin typeface="Aptos (body)"/>
                    <a:ea typeface="+mn-ea"/>
                    <a:cs typeface="+mn-cs"/>
                  </a:defRPr>
                </a:pPr>
                <a:r>
                  <a:rPr lang="es-ES" b="1"/>
                  <a:t>%mol</a:t>
                </a:r>
              </a:p>
            </c:rich>
          </c:tx>
          <c:layout>
            <c:manualLayout>
              <c:xMode val="edge"/>
              <c:yMode val="edge"/>
              <c:x val="0.41049018536347209"/>
              <c:y val="0.94785844455509538"/>
            </c:manualLayout>
          </c:layout>
          <c:overlay val="0"/>
          <c:spPr>
            <a:noFill/>
            <a:ln>
              <a:noFill/>
            </a:ln>
            <a:effectLst/>
          </c:spPr>
          <c:txPr>
            <a:bodyPr rot="0" spcFirstLastPara="1" vertOverflow="ellipsis" vert="horz" wrap="square" anchor="ctr" anchorCtr="1"/>
            <a:lstStyle/>
            <a:p>
              <a:pPr>
                <a:defRPr sz="800" b="1" i="0" u="none" strike="noStrike" kern="1200" baseline="0">
                  <a:solidFill>
                    <a:schemeClr val="tx1">
                      <a:lumMod val="65000"/>
                      <a:lumOff val="35000"/>
                    </a:schemeClr>
                  </a:solidFill>
                  <a:latin typeface="Aptos (body)"/>
                  <a:ea typeface="+mn-ea"/>
                  <a:cs typeface="+mn-cs"/>
                </a:defRPr>
              </a:pPr>
              <a:endParaRPr lang="es-E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ptos (body)"/>
                <a:ea typeface="+mn-ea"/>
                <a:cs typeface="+mn-cs"/>
              </a:defRPr>
            </a:pPr>
            <a:endParaRPr lang="es-ES"/>
          </a:p>
        </c:txPr>
        <c:crossAx val="1483954192"/>
        <c:crosses val="autoZero"/>
        <c:crossBetween val="midCat"/>
      </c:valAx>
      <c:valAx>
        <c:axId val="1483954192"/>
        <c:scaling>
          <c:orientation val="minMax"/>
          <c:max val="2.6"/>
          <c:min val="0.4"/>
        </c:scaling>
        <c:delete val="0"/>
        <c:axPos val="l"/>
        <c:majorGridlines>
          <c:spPr>
            <a:ln w="3175" cap="flat" cmpd="sng" algn="ctr">
              <a:solidFill>
                <a:schemeClr val="tx1"/>
              </a:solidFill>
              <a:prstDash val="dash"/>
              <a:round/>
            </a:ln>
            <a:effectLst/>
          </c:spPr>
        </c:majorGridlines>
        <c:title>
          <c:tx>
            <c:rich>
              <a:bodyPr rot="-5400000" spcFirstLastPara="1" vertOverflow="ellipsis" vert="horz" wrap="square" anchor="ctr" anchorCtr="1"/>
              <a:lstStyle/>
              <a:p>
                <a:pPr>
                  <a:defRPr sz="800" b="1" i="0" u="none" strike="noStrike" kern="1200" baseline="0">
                    <a:solidFill>
                      <a:schemeClr val="tx1">
                        <a:lumMod val="65000"/>
                        <a:lumOff val="35000"/>
                      </a:schemeClr>
                    </a:solidFill>
                    <a:latin typeface="Aptos (body)"/>
                    <a:ea typeface="+mn-ea"/>
                    <a:cs typeface="+mn-cs"/>
                  </a:defRPr>
                </a:pPr>
                <a:r>
                  <a:rPr lang="es-ES" b="1"/>
                  <a:t>Critical Entropy(kJ/kg.K)</a:t>
                </a:r>
              </a:p>
            </c:rich>
          </c:tx>
          <c:layout>
            <c:manualLayout>
              <c:xMode val="edge"/>
              <c:yMode val="edge"/>
              <c:x val="8.9303662250685631E-3"/>
              <c:y val="0.21662919891555749"/>
            </c:manualLayout>
          </c:layout>
          <c:overlay val="0"/>
          <c:spPr>
            <a:noFill/>
            <a:ln>
              <a:noFill/>
            </a:ln>
            <a:effectLst/>
          </c:spPr>
          <c:txPr>
            <a:bodyPr rot="-5400000" spcFirstLastPara="1" vertOverflow="ellipsis" vert="horz" wrap="square" anchor="ctr" anchorCtr="1"/>
            <a:lstStyle/>
            <a:p>
              <a:pPr>
                <a:defRPr sz="800" b="1" i="0" u="none" strike="noStrike" kern="1200" baseline="0">
                  <a:solidFill>
                    <a:schemeClr val="tx1">
                      <a:lumMod val="65000"/>
                      <a:lumOff val="35000"/>
                    </a:schemeClr>
                  </a:solidFill>
                  <a:latin typeface="Aptos (body)"/>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ptos (body)"/>
                <a:ea typeface="+mn-ea"/>
                <a:cs typeface="+mn-cs"/>
              </a:defRPr>
            </a:pPr>
            <a:endParaRPr lang="es-ES"/>
          </a:p>
        </c:txPr>
        <c:crossAx val="1483947472"/>
        <c:crosses val="autoZero"/>
        <c:crossBetween val="midCat"/>
        <c:majorUnit val="0.30000000000000004"/>
        <c:minorUnit val="0.1"/>
      </c:valAx>
      <c:spPr>
        <a:noFill/>
        <a:ln>
          <a:solidFill>
            <a:schemeClr val="tx1"/>
          </a:solidFill>
        </a:ln>
        <a:effectLst/>
      </c:spPr>
    </c:plotArea>
    <c:legend>
      <c:legendPos val="r"/>
      <c:legendEntry>
        <c:idx val="4"/>
        <c:delete val="1"/>
      </c:legendEntry>
      <c:legendEntry>
        <c:idx val="5"/>
        <c:delete val="1"/>
      </c:legendEntry>
      <c:legendEntry>
        <c:idx val="6"/>
        <c:delete val="1"/>
      </c:legendEntry>
      <c:legendEntry>
        <c:idx val="7"/>
        <c:delete val="1"/>
      </c:legendEntry>
      <c:layout>
        <c:manualLayout>
          <c:xMode val="edge"/>
          <c:yMode val="edge"/>
          <c:x val="0.81465127555014571"/>
          <c:y val="0.32430248629976821"/>
          <c:w val="0.16471996484724205"/>
          <c:h val="0.38135888703415161"/>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ptos (body)"/>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Aptos (body)"/>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8407141101934844E-2"/>
          <c:y val="4.221305853857573E-2"/>
          <c:w val="0.67401254286904777"/>
          <c:h val="0.80099870647370841"/>
        </c:manualLayout>
      </c:layout>
      <c:scatterChart>
        <c:scatterStyle val="lineMarker"/>
        <c:varyColors val="0"/>
        <c:ser>
          <c:idx val="8"/>
          <c:order val="0"/>
          <c:tx>
            <c:v>UA 3500(kW/K)</c:v>
          </c:tx>
          <c:spPr>
            <a:ln w="25400" cap="rnd">
              <a:noFill/>
              <a:round/>
            </a:ln>
            <a:effectLst/>
          </c:spPr>
          <c:marker>
            <c:symbol val="dash"/>
            <c:size val="6"/>
            <c:spPr>
              <a:solidFill>
                <a:schemeClr val="accent3">
                  <a:lumMod val="60000"/>
                </a:schemeClr>
              </a:solidFill>
              <a:ln w="9525">
                <a:solidFill>
                  <a:schemeClr val="accent3">
                    <a:lumMod val="60000"/>
                  </a:schemeClr>
                </a:solidFill>
                <a:round/>
              </a:ln>
              <a:effectLst/>
            </c:spPr>
          </c:marker>
          <c:trendline>
            <c:spPr>
              <a:ln w="9525" cap="rnd">
                <a:solidFill>
                  <a:schemeClr val="accent3">
                    <a:lumMod val="60000"/>
                  </a:schemeClr>
                </a:solidFill>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71</c:v>
                </c:pt>
                <c:pt idx="7">
                  <c:v>79</c:v>
                </c:pt>
                <c:pt idx="8">
                  <c:v>90</c:v>
                </c:pt>
              </c:numCache>
            </c:numRef>
          </c:xVal>
          <c:yVal>
            <c:numRef>
              <c:f>Results!$F$4:$F$12</c:f>
              <c:numCache>
                <c:formatCode>General</c:formatCode>
                <c:ptCount val="9"/>
                <c:pt idx="0">
                  <c:v>47.18</c:v>
                </c:pt>
                <c:pt idx="1">
                  <c:v>47.66</c:v>
                </c:pt>
                <c:pt idx="2">
                  <c:v>48.09</c:v>
                </c:pt>
                <c:pt idx="3">
                  <c:v>48.82</c:v>
                </c:pt>
                <c:pt idx="4">
                  <c:v>49.57</c:v>
                </c:pt>
                <c:pt idx="5" formatCode="0.00">
                  <c:v>49.95</c:v>
                </c:pt>
                <c:pt idx="6">
                  <c:v>50.06</c:v>
                </c:pt>
                <c:pt idx="7">
                  <c:v>49.5</c:v>
                </c:pt>
                <c:pt idx="8">
                  <c:v>48.48</c:v>
                </c:pt>
              </c:numCache>
            </c:numRef>
          </c:yVal>
          <c:smooth val="0"/>
          <c:extLst>
            <c:ext xmlns:c16="http://schemas.microsoft.com/office/drawing/2014/chart" uri="{C3380CC4-5D6E-409C-BE32-E72D297353CC}">
              <c16:uniqueId val="{00000001-EA41-488B-8DF8-4F5E6A89B614}"/>
            </c:ext>
          </c:extLst>
        </c:ser>
        <c:ser>
          <c:idx val="0"/>
          <c:order val="1"/>
          <c:tx>
            <c:v>UA 3750(kW/K)</c:v>
          </c:tx>
          <c:spPr>
            <a:ln w="25400" cap="rnd">
              <a:noFill/>
              <a:round/>
            </a:ln>
            <a:effectLst/>
          </c:spPr>
          <c:marker>
            <c:symbol val="diamond"/>
            <c:size val="6"/>
            <c:spPr>
              <a:solidFill>
                <a:schemeClr val="accent1"/>
              </a:solidFill>
              <a:ln w="9525">
                <a:solidFill>
                  <a:schemeClr val="accent1"/>
                </a:solidFill>
                <a:round/>
              </a:ln>
              <a:effectLst/>
            </c:spPr>
          </c:marker>
          <c:trendline>
            <c:spPr>
              <a:ln w="9525" cap="rnd">
                <a:solidFill>
                  <a:schemeClr val="accent1"/>
                </a:solidFill>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71</c:v>
                </c:pt>
                <c:pt idx="7">
                  <c:v>79</c:v>
                </c:pt>
                <c:pt idx="8">
                  <c:v>90</c:v>
                </c:pt>
              </c:numCache>
            </c:numRef>
          </c:xVal>
          <c:yVal>
            <c:numRef>
              <c:f>Results!$F$17:$F$25</c:f>
              <c:numCache>
                <c:formatCode>General</c:formatCode>
                <c:ptCount val="9"/>
                <c:pt idx="0">
                  <c:v>47.44</c:v>
                </c:pt>
                <c:pt idx="1">
                  <c:v>47.93</c:v>
                </c:pt>
                <c:pt idx="2">
                  <c:v>48.36</c:v>
                </c:pt>
                <c:pt idx="3">
                  <c:v>49.07</c:v>
                </c:pt>
                <c:pt idx="4">
                  <c:v>49.85</c:v>
                </c:pt>
                <c:pt idx="5" formatCode="0.00">
                  <c:v>50.31</c:v>
                </c:pt>
                <c:pt idx="6" formatCode="0.00">
                  <c:v>50.33</c:v>
                </c:pt>
                <c:pt idx="7">
                  <c:v>49.92</c:v>
                </c:pt>
                <c:pt idx="8">
                  <c:v>48.77</c:v>
                </c:pt>
              </c:numCache>
            </c:numRef>
          </c:yVal>
          <c:smooth val="0"/>
          <c:extLst>
            <c:ext xmlns:c16="http://schemas.microsoft.com/office/drawing/2014/chart" uri="{C3380CC4-5D6E-409C-BE32-E72D297353CC}">
              <c16:uniqueId val="{00000003-EA41-488B-8DF8-4F5E6A89B614}"/>
            </c:ext>
          </c:extLst>
        </c:ser>
        <c:ser>
          <c:idx val="1"/>
          <c:order val="2"/>
          <c:tx>
            <c:v>UA 4750(kW/K)</c:v>
          </c:tx>
          <c:spPr>
            <a:ln w="25400" cap="rnd">
              <a:noFill/>
              <a:round/>
            </a:ln>
            <a:effectLst/>
          </c:spPr>
          <c:marker>
            <c:symbol val="square"/>
            <c:size val="6"/>
            <c:spPr>
              <a:solidFill>
                <a:schemeClr val="accent2"/>
              </a:solidFill>
              <a:ln w="9525">
                <a:solidFill>
                  <a:schemeClr val="accent2"/>
                </a:solidFill>
                <a:round/>
              </a:ln>
              <a:effectLst/>
            </c:spPr>
          </c:marker>
          <c:trendline>
            <c:spPr>
              <a:ln w="9525" cap="rnd">
                <a:solidFill>
                  <a:schemeClr val="accent2"/>
                </a:solidFill>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71</c:v>
                </c:pt>
                <c:pt idx="7">
                  <c:v>79</c:v>
                </c:pt>
                <c:pt idx="8">
                  <c:v>90</c:v>
                </c:pt>
              </c:numCache>
            </c:numRef>
          </c:xVal>
          <c:yVal>
            <c:numRef>
              <c:f>Results!$F$30:$F$38</c:f>
              <c:numCache>
                <c:formatCode>General</c:formatCode>
                <c:ptCount val="9"/>
                <c:pt idx="0">
                  <c:v>48.22</c:v>
                </c:pt>
                <c:pt idx="1">
                  <c:v>49.09</c:v>
                </c:pt>
                <c:pt idx="2">
                  <c:v>49.97</c:v>
                </c:pt>
                <c:pt idx="3">
                  <c:v>50.96</c:v>
                </c:pt>
                <c:pt idx="4">
                  <c:v>51.79</c:v>
                </c:pt>
                <c:pt idx="5" formatCode="0.00">
                  <c:v>52.43</c:v>
                </c:pt>
                <c:pt idx="6">
                  <c:v>52.6</c:v>
                </c:pt>
                <c:pt idx="7">
                  <c:v>52.36</c:v>
                </c:pt>
                <c:pt idx="8">
                  <c:v>51.31</c:v>
                </c:pt>
              </c:numCache>
            </c:numRef>
          </c:yVal>
          <c:smooth val="0"/>
          <c:extLst>
            <c:ext xmlns:c16="http://schemas.microsoft.com/office/drawing/2014/chart" uri="{C3380CC4-5D6E-409C-BE32-E72D297353CC}">
              <c16:uniqueId val="{00000005-EA41-488B-8DF8-4F5E6A89B614}"/>
            </c:ext>
          </c:extLst>
        </c:ser>
        <c:ser>
          <c:idx val="2"/>
          <c:order val="3"/>
          <c:tx>
            <c:v>UA 5750(kW/K)</c:v>
          </c:tx>
          <c:spPr>
            <a:ln w="25400" cap="rnd">
              <a:noFill/>
              <a:round/>
            </a:ln>
            <a:effectLst/>
          </c:spPr>
          <c:marker>
            <c:symbol val="triangle"/>
            <c:size val="6"/>
            <c:spPr>
              <a:solidFill>
                <a:schemeClr val="accent3"/>
              </a:solidFill>
              <a:ln w="9525">
                <a:solidFill>
                  <a:schemeClr val="accent3"/>
                </a:solidFill>
                <a:round/>
              </a:ln>
              <a:effectLst/>
            </c:spPr>
          </c:marker>
          <c:trendline>
            <c:spPr>
              <a:ln w="9525" cap="rnd">
                <a:solidFill>
                  <a:schemeClr val="accent3"/>
                </a:solidFill>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71</c:v>
                </c:pt>
                <c:pt idx="7">
                  <c:v>79</c:v>
                </c:pt>
                <c:pt idx="8">
                  <c:v>90</c:v>
                </c:pt>
              </c:numCache>
            </c:numRef>
          </c:xVal>
          <c:yVal>
            <c:numRef>
              <c:f>Results!$F$43:$F$51</c:f>
              <c:numCache>
                <c:formatCode>General</c:formatCode>
                <c:ptCount val="9"/>
                <c:pt idx="0">
                  <c:v>48.64</c:v>
                </c:pt>
                <c:pt idx="1">
                  <c:v>49.8</c:v>
                </c:pt>
                <c:pt idx="2" formatCode="0.00">
                  <c:v>50.92</c:v>
                </c:pt>
                <c:pt idx="3">
                  <c:v>52.09</c:v>
                </c:pt>
                <c:pt idx="4">
                  <c:v>53.23</c:v>
                </c:pt>
                <c:pt idx="5" formatCode="0.00">
                  <c:v>54.01</c:v>
                </c:pt>
                <c:pt idx="6" formatCode="0.00">
                  <c:v>54.24</c:v>
                </c:pt>
                <c:pt idx="7">
                  <c:v>54.02</c:v>
                </c:pt>
                <c:pt idx="8">
                  <c:v>53.2</c:v>
                </c:pt>
              </c:numCache>
            </c:numRef>
          </c:yVal>
          <c:smooth val="0"/>
          <c:extLst>
            <c:ext xmlns:c16="http://schemas.microsoft.com/office/drawing/2014/chart" uri="{C3380CC4-5D6E-409C-BE32-E72D297353CC}">
              <c16:uniqueId val="{00000007-EA41-488B-8DF8-4F5E6A89B614}"/>
            </c:ext>
          </c:extLst>
        </c:ser>
        <c:ser>
          <c:idx val="3"/>
          <c:order val="4"/>
          <c:tx>
            <c:v>UA 6750(kW/K)</c:v>
          </c:tx>
          <c:spPr>
            <a:ln w="25400" cap="rnd">
              <a:noFill/>
              <a:round/>
            </a:ln>
            <a:effectLst/>
          </c:spPr>
          <c:marker>
            <c:symbol val="x"/>
            <c:size val="6"/>
            <c:spPr>
              <a:noFill/>
              <a:ln w="9525">
                <a:solidFill>
                  <a:schemeClr val="accent4"/>
                </a:solidFill>
                <a:round/>
              </a:ln>
              <a:effectLst/>
            </c:spPr>
          </c:marker>
          <c:trendline>
            <c:spPr>
              <a:ln w="9525" cap="rnd">
                <a:solidFill>
                  <a:schemeClr val="accent4"/>
                </a:solidFill>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71</c:v>
                </c:pt>
                <c:pt idx="7">
                  <c:v>79</c:v>
                </c:pt>
                <c:pt idx="8">
                  <c:v>90</c:v>
                </c:pt>
              </c:numCache>
            </c:numRef>
          </c:xVal>
          <c:yVal>
            <c:numRef>
              <c:f>Results!$F$56:$F$64</c:f>
              <c:numCache>
                <c:formatCode>General</c:formatCode>
                <c:ptCount val="9"/>
                <c:pt idx="0">
                  <c:v>48.86</c:v>
                </c:pt>
                <c:pt idx="1">
                  <c:v>50.26</c:v>
                </c:pt>
                <c:pt idx="2">
                  <c:v>51.49</c:v>
                </c:pt>
                <c:pt idx="3">
                  <c:v>52.85</c:v>
                </c:pt>
                <c:pt idx="4">
                  <c:v>54.1</c:v>
                </c:pt>
                <c:pt idx="5" formatCode="0.00">
                  <c:v>55.01</c:v>
                </c:pt>
                <c:pt idx="6">
                  <c:v>55.39</c:v>
                </c:pt>
                <c:pt idx="7">
                  <c:v>55.31</c:v>
                </c:pt>
                <c:pt idx="8">
                  <c:v>54.65</c:v>
                </c:pt>
              </c:numCache>
            </c:numRef>
          </c:yVal>
          <c:smooth val="0"/>
          <c:extLst>
            <c:ext xmlns:c16="http://schemas.microsoft.com/office/drawing/2014/chart" uri="{C3380CC4-5D6E-409C-BE32-E72D297353CC}">
              <c16:uniqueId val="{00000009-EA41-488B-8DF8-4F5E6A89B614}"/>
            </c:ext>
          </c:extLst>
        </c:ser>
        <c:ser>
          <c:idx val="4"/>
          <c:order val="5"/>
          <c:tx>
            <c:v>UA 7750(kW/K)</c:v>
          </c:tx>
          <c:spPr>
            <a:ln w="25400" cap="rnd">
              <a:noFill/>
              <a:round/>
            </a:ln>
            <a:effectLst/>
          </c:spPr>
          <c:marker>
            <c:symbol val="star"/>
            <c:size val="6"/>
            <c:spPr>
              <a:noFill/>
              <a:ln w="9525">
                <a:solidFill>
                  <a:schemeClr val="accent5"/>
                </a:solidFill>
                <a:round/>
              </a:ln>
              <a:effectLst/>
            </c:spPr>
          </c:marker>
          <c:trendline>
            <c:spPr>
              <a:ln w="9525" cap="rnd">
                <a:solidFill>
                  <a:schemeClr val="accent5"/>
                </a:solidFill>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71</c:v>
                </c:pt>
                <c:pt idx="7">
                  <c:v>79</c:v>
                </c:pt>
                <c:pt idx="8">
                  <c:v>90</c:v>
                </c:pt>
              </c:numCache>
            </c:numRef>
          </c:xVal>
          <c:yVal>
            <c:numRef>
              <c:f>Results!$F$69:$F$77</c:f>
              <c:numCache>
                <c:formatCode>General</c:formatCode>
                <c:ptCount val="9"/>
                <c:pt idx="0">
                  <c:v>49.01</c:v>
                </c:pt>
                <c:pt idx="1">
                  <c:v>50.36</c:v>
                </c:pt>
                <c:pt idx="2">
                  <c:v>51.78</c:v>
                </c:pt>
                <c:pt idx="3">
                  <c:v>53.31</c:v>
                </c:pt>
                <c:pt idx="4">
                  <c:v>54.67</c:v>
                </c:pt>
                <c:pt idx="5" formatCode="0.00">
                  <c:v>55.66</c:v>
                </c:pt>
                <c:pt idx="6">
                  <c:v>56.23</c:v>
                </c:pt>
                <c:pt idx="7">
                  <c:v>56.24</c:v>
                </c:pt>
                <c:pt idx="8">
                  <c:v>55.68</c:v>
                </c:pt>
              </c:numCache>
            </c:numRef>
          </c:yVal>
          <c:smooth val="0"/>
          <c:extLst>
            <c:ext xmlns:c16="http://schemas.microsoft.com/office/drawing/2014/chart" uri="{C3380CC4-5D6E-409C-BE32-E72D297353CC}">
              <c16:uniqueId val="{0000000B-EA41-488B-8DF8-4F5E6A89B614}"/>
            </c:ext>
          </c:extLst>
        </c:ser>
        <c:ser>
          <c:idx val="5"/>
          <c:order val="6"/>
          <c:tx>
            <c:v>UA 8750(kW/K)</c:v>
          </c:tx>
          <c:spPr>
            <a:ln w="25400" cap="rnd">
              <a:noFill/>
              <a:round/>
            </a:ln>
            <a:effectLst/>
          </c:spPr>
          <c:marker>
            <c:symbol val="circle"/>
            <c:size val="6"/>
            <c:spPr>
              <a:solidFill>
                <a:schemeClr val="accent6"/>
              </a:solidFill>
              <a:ln w="9525">
                <a:solidFill>
                  <a:schemeClr val="accent6"/>
                </a:solidFill>
                <a:round/>
              </a:ln>
              <a:effectLst/>
            </c:spPr>
          </c:marker>
          <c:trendline>
            <c:spPr>
              <a:ln w="9525" cap="rnd">
                <a:solidFill>
                  <a:schemeClr val="accent6"/>
                </a:solidFill>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71</c:v>
                </c:pt>
                <c:pt idx="7">
                  <c:v>79</c:v>
                </c:pt>
                <c:pt idx="8">
                  <c:v>90</c:v>
                </c:pt>
              </c:numCache>
            </c:numRef>
          </c:xVal>
          <c:yVal>
            <c:numRef>
              <c:f>Results!$F$82:$F$90</c:f>
              <c:numCache>
                <c:formatCode>General</c:formatCode>
                <c:ptCount val="9"/>
                <c:pt idx="0">
                  <c:v>49.1</c:v>
                </c:pt>
                <c:pt idx="1">
                  <c:v>50.46</c:v>
                </c:pt>
                <c:pt idx="2">
                  <c:v>51.96</c:v>
                </c:pt>
                <c:pt idx="3">
                  <c:v>53.56</c:v>
                </c:pt>
                <c:pt idx="4">
                  <c:v>55.02</c:v>
                </c:pt>
                <c:pt idx="5" formatCode="0.00">
                  <c:v>56.1</c:v>
                </c:pt>
                <c:pt idx="6">
                  <c:v>56.82</c:v>
                </c:pt>
                <c:pt idx="7">
                  <c:v>56.92</c:v>
                </c:pt>
                <c:pt idx="8">
                  <c:v>56.51</c:v>
                </c:pt>
              </c:numCache>
            </c:numRef>
          </c:yVal>
          <c:smooth val="0"/>
          <c:extLst>
            <c:ext xmlns:c16="http://schemas.microsoft.com/office/drawing/2014/chart" uri="{C3380CC4-5D6E-409C-BE32-E72D297353CC}">
              <c16:uniqueId val="{0000000D-EA41-488B-8DF8-4F5E6A89B614}"/>
            </c:ext>
          </c:extLst>
        </c:ser>
        <c:ser>
          <c:idx val="6"/>
          <c:order val="7"/>
          <c:tx>
            <c:v>UA 9750(kW/K)</c:v>
          </c:tx>
          <c:spPr>
            <a:ln w="25400" cap="rnd">
              <a:noFill/>
              <a:round/>
            </a:ln>
            <a:effectLst/>
          </c:spPr>
          <c:marker>
            <c:symbol val="plus"/>
            <c:size val="6"/>
            <c:spPr>
              <a:noFill/>
              <a:ln w="9525">
                <a:solidFill>
                  <a:schemeClr val="accent1">
                    <a:lumMod val="60000"/>
                  </a:schemeClr>
                </a:solidFill>
                <a:round/>
              </a:ln>
              <a:effectLst/>
            </c:spPr>
          </c:marker>
          <c:trendline>
            <c:spPr>
              <a:ln w="9525" cap="rnd">
                <a:solidFill>
                  <a:schemeClr val="accent1">
                    <a:lumMod val="60000"/>
                  </a:schemeClr>
                </a:solidFill>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71</c:v>
                </c:pt>
                <c:pt idx="7">
                  <c:v>79</c:v>
                </c:pt>
                <c:pt idx="8">
                  <c:v>90</c:v>
                </c:pt>
              </c:numCache>
            </c:numRef>
          </c:xVal>
          <c:yVal>
            <c:numRef>
              <c:f>Results!$F$95:$F$103</c:f>
              <c:numCache>
                <c:formatCode>General</c:formatCode>
                <c:ptCount val="9"/>
                <c:pt idx="0">
                  <c:v>49.16</c:v>
                </c:pt>
                <c:pt idx="1">
                  <c:v>50.51</c:v>
                </c:pt>
                <c:pt idx="2">
                  <c:v>52.05</c:v>
                </c:pt>
                <c:pt idx="3">
                  <c:v>53.69</c:v>
                </c:pt>
                <c:pt idx="4">
                  <c:v>55.21</c:v>
                </c:pt>
                <c:pt idx="5" formatCode="0.00">
                  <c:v>56.39</c:v>
                </c:pt>
                <c:pt idx="6">
                  <c:v>57.17</c:v>
                </c:pt>
                <c:pt idx="7">
                  <c:v>57.42</c:v>
                </c:pt>
                <c:pt idx="8">
                  <c:v>57.13</c:v>
                </c:pt>
              </c:numCache>
            </c:numRef>
          </c:yVal>
          <c:smooth val="0"/>
          <c:extLst>
            <c:ext xmlns:c16="http://schemas.microsoft.com/office/drawing/2014/chart" uri="{C3380CC4-5D6E-409C-BE32-E72D297353CC}">
              <c16:uniqueId val="{0000000F-EA41-488B-8DF8-4F5E6A89B614}"/>
            </c:ext>
          </c:extLst>
        </c:ser>
        <c:ser>
          <c:idx val="7"/>
          <c:order val="8"/>
          <c:tx>
            <c:v>UA 10750(kW/K)</c:v>
          </c:tx>
          <c:spPr>
            <a:ln w="25400" cap="rnd">
              <a:noFill/>
              <a:round/>
            </a:ln>
            <a:effectLst/>
          </c:spPr>
          <c:marker>
            <c:symbol val="dash"/>
            <c:size val="6"/>
            <c:spPr>
              <a:solidFill>
                <a:schemeClr val="accent2">
                  <a:lumMod val="60000"/>
                </a:schemeClr>
              </a:solidFill>
              <a:ln w="9525">
                <a:solidFill>
                  <a:schemeClr val="accent2">
                    <a:lumMod val="60000"/>
                  </a:schemeClr>
                </a:solidFill>
                <a:round/>
              </a:ln>
              <a:effectLst/>
            </c:spPr>
          </c:marker>
          <c:trendline>
            <c:spPr>
              <a:ln w="9525" cap="rnd">
                <a:solidFill>
                  <a:schemeClr val="accent2">
                    <a:lumMod val="60000"/>
                  </a:schemeClr>
                </a:solidFill>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71</c:v>
                </c:pt>
                <c:pt idx="7">
                  <c:v>79</c:v>
                </c:pt>
                <c:pt idx="8">
                  <c:v>90</c:v>
                </c:pt>
              </c:numCache>
            </c:numRef>
          </c:xVal>
          <c:yVal>
            <c:numRef>
              <c:f>Results!$F$108:$F$116</c:f>
              <c:numCache>
                <c:formatCode>General</c:formatCode>
                <c:ptCount val="9"/>
                <c:pt idx="0">
                  <c:v>49.19</c:v>
                </c:pt>
                <c:pt idx="1">
                  <c:v>50.54</c:v>
                </c:pt>
                <c:pt idx="2">
                  <c:v>52.08</c:v>
                </c:pt>
                <c:pt idx="3">
                  <c:v>53.76</c:v>
                </c:pt>
                <c:pt idx="4">
                  <c:v>55.31</c:v>
                </c:pt>
                <c:pt idx="5" formatCode="0.00">
                  <c:v>56.54</c:v>
                </c:pt>
                <c:pt idx="6">
                  <c:v>57.43</c:v>
                </c:pt>
                <c:pt idx="7">
                  <c:v>57.7</c:v>
                </c:pt>
                <c:pt idx="8">
                  <c:v>57.59</c:v>
                </c:pt>
              </c:numCache>
            </c:numRef>
          </c:yVal>
          <c:smooth val="0"/>
          <c:extLst>
            <c:ext xmlns:c16="http://schemas.microsoft.com/office/drawing/2014/chart" uri="{C3380CC4-5D6E-409C-BE32-E72D297353CC}">
              <c16:uniqueId val="{00000011-EA41-488B-8DF8-4F5E6A89B614}"/>
            </c:ext>
          </c:extLst>
        </c:ser>
        <c:dLbls>
          <c:showLegendKey val="0"/>
          <c:showVal val="0"/>
          <c:showCatName val="0"/>
          <c:showSerName val="0"/>
          <c:showPercent val="0"/>
          <c:showBubbleSize val="0"/>
        </c:dLbls>
        <c:axId val="1483947472"/>
        <c:axId val="1483954192"/>
      </c:scatterChart>
      <c:valAx>
        <c:axId val="1483947472"/>
        <c:scaling>
          <c:orientation val="minMax"/>
          <c:max val="90"/>
          <c:min val="10"/>
        </c:scaling>
        <c:delete val="0"/>
        <c:axPos val="b"/>
        <c:majorGridlines>
          <c:spPr>
            <a:ln w="3175" cap="flat" cmpd="sng" algn="ctr">
              <a:solidFill>
                <a:schemeClr val="tx1"/>
              </a:solidFill>
              <a:prstDash val="dash"/>
              <a:round/>
            </a:ln>
            <a:effectLst/>
          </c:spPr>
        </c:majorGridlines>
        <c:title>
          <c:tx>
            <c:rich>
              <a:bodyPr rot="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r>
                  <a:rPr lang="es-ES"/>
                  <a:t>% mol CF4</a:t>
                </a:r>
              </a:p>
            </c:rich>
          </c:tx>
          <c:layout>
            <c:manualLayout>
              <c:xMode val="edge"/>
              <c:yMode val="edge"/>
              <c:x val="0.40982442663216523"/>
              <c:y val="0.9297003383276945"/>
            </c:manualLayout>
          </c:layout>
          <c:overlay val="0"/>
          <c:spPr>
            <a:noFill/>
            <a:ln>
              <a:noFill/>
            </a:ln>
            <a:effectLst/>
          </c:spPr>
          <c:txPr>
            <a:bodyPr rot="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crossAx val="1483954192"/>
        <c:crosses val="autoZero"/>
        <c:crossBetween val="midCat"/>
      </c:valAx>
      <c:valAx>
        <c:axId val="1483954192"/>
        <c:scaling>
          <c:orientation val="minMax"/>
          <c:max val="60"/>
          <c:min val="45"/>
        </c:scaling>
        <c:delete val="0"/>
        <c:axPos val="l"/>
        <c:majorGridlines>
          <c:spPr>
            <a:ln w="3175" cap="flat" cmpd="sng" algn="ctr">
              <a:solidFill>
                <a:schemeClr val="tx1"/>
              </a:solidFill>
              <a:prstDash val="dash"/>
              <a:round/>
            </a:ln>
            <a:effectLst/>
          </c:spPr>
        </c:majorGridlines>
        <c:title>
          <c:tx>
            <c:rich>
              <a:bodyPr rot="-540000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r>
                  <a:rPr lang="es-ES"/>
                  <a:t>Efficiency %</a:t>
                </a:r>
              </a:p>
            </c:rich>
          </c:tx>
          <c:layout>
            <c:manualLayout>
              <c:xMode val="edge"/>
              <c:yMode val="edge"/>
              <c:x val="7.702292505290591E-3"/>
              <c:y val="0.326191818008636"/>
            </c:manualLayout>
          </c:layout>
          <c:overlay val="0"/>
          <c:spPr>
            <a:noFill/>
            <a:ln>
              <a:noFill/>
            </a:ln>
            <a:effectLst/>
          </c:spPr>
          <c:txPr>
            <a:bodyPr rot="-540000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crossAx val="1483947472"/>
        <c:crosses val="autoZero"/>
        <c:crossBetween val="midCat"/>
      </c:valAx>
      <c:spPr>
        <a:noFill/>
        <a:ln>
          <a:solidFill>
            <a:schemeClr val="tx1"/>
          </a:solidFill>
        </a:ln>
        <a:effectLst/>
      </c:spPr>
    </c:plotArea>
    <c:legend>
      <c:legendPos val="r"/>
      <c:legendEntry>
        <c:idx val="9"/>
        <c:delete val="1"/>
      </c:legendEntry>
      <c:legendEntry>
        <c:idx val="10"/>
        <c:delete val="1"/>
      </c:legendEntry>
      <c:legendEntry>
        <c:idx val="11"/>
        <c:delete val="1"/>
      </c:legendEntry>
      <c:legendEntry>
        <c:idx val="12"/>
        <c:delete val="1"/>
      </c:legendEntry>
      <c:legendEntry>
        <c:idx val="13"/>
        <c:delete val="1"/>
      </c:legendEntry>
      <c:legendEntry>
        <c:idx val="14"/>
        <c:delete val="1"/>
      </c:legendEntry>
      <c:legendEntry>
        <c:idx val="15"/>
        <c:delete val="1"/>
      </c:legendEntry>
      <c:legendEntry>
        <c:idx val="16"/>
        <c:delete val="1"/>
      </c:legendEntry>
      <c:legendEntry>
        <c:idx val="17"/>
        <c:delete val="1"/>
      </c:legendEntry>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sz="800"/>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197557489406191"/>
          <c:y val="3.3392771879259306E-2"/>
          <c:w val="0.66118462804089784"/>
          <c:h val="0.82430857113092393"/>
        </c:manualLayout>
      </c:layout>
      <c:scatterChart>
        <c:scatterStyle val="lineMarker"/>
        <c:varyColors val="0"/>
        <c:ser>
          <c:idx val="0"/>
          <c:order val="0"/>
          <c:tx>
            <c:v>UA 3500(kW/K)</c:v>
          </c:tx>
          <c:spPr>
            <a:ln w="25400" cap="rnd">
              <a:noFill/>
              <a:round/>
            </a:ln>
            <a:effectLst/>
          </c:spPr>
          <c:marker>
            <c:symbol val="diamond"/>
            <c:size val="6"/>
            <c:spPr>
              <a:solidFill>
                <a:schemeClr val="accent1"/>
              </a:solidFill>
              <a:ln w="9525">
                <a:solidFill>
                  <a:schemeClr val="accent1"/>
                </a:solidFill>
                <a:round/>
              </a:ln>
              <a:effectLst/>
            </c:spPr>
          </c:marker>
          <c:trendline>
            <c:spPr>
              <a:ln w="9525" cap="rnd">
                <a:solidFill>
                  <a:schemeClr val="accent1"/>
                </a:solidFill>
              </a:ln>
              <a:effectLst/>
            </c:spPr>
            <c:trendlineType val="poly"/>
            <c:order val="6"/>
            <c:dispRSqr val="0"/>
            <c:dispEq val="0"/>
          </c:trendline>
          <c:xVal>
            <c:numRef>
              <c:f>Sheet1!$C$4:$C$12</c:f>
              <c:numCache>
                <c:formatCode>General</c:formatCode>
                <c:ptCount val="9"/>
                <c:pt idx="0">
                  <c:v>10</c:v>
                </c:pt>
                <c:pt idx="1">
                  <c:v>20</c:v>
                </c:pt>
                <c:pt idx="2">
                  <c:v>30</c:v>
                </c:pt>
                <c:pt idx="3">
                  <c:v>39</c:v>
                </c:pt>
                <c:pt idx="4">
                  <c:v>50</c:v>
                </c:pt>
                <c:pt idx="5">
                  <c:v>60</c:v>
                </c:pt>
                <c:pt idx="6">
                  <c:v>70</c:v>
                </c:pt>
                <c:pt idx="7">
                  <c:v>80</c:v>
                </c:pt>
                <c:pt idx="8">
                  <c:v>90</c:v>
                </c:pt>
              </c:numCache>
            </c:numRef>
          </c:xVal>
          <c:yVal>
            <c:numRef>
              <c:f>Sheet1!$F$4:$F$12</c:f>
              <c:numCache>
                <c:formatCode>General</c:formatCode>
                <c:ptCount val="9"/>
                <c:pt idx="0">
                  <c:v>46.39</c:v>
                </c:pt>
                <c:pt idx="1">
                  <c:v>46.68</c:v>
                </c:pt>
                <c:pt idx="2">
                  <c:v>47.12</c:v>
                </c:pt>
                <c:pt idx="3">
                  <c:v>47.95</c:v>
                </c:pt>
                <c:pt idx="4">
                  <c:v>50.47</c:v>
                </c:pt>
                <c:pt idx="5">
                  <c:v>52.76</c:v>
                </c:pt>
                <c:pt idx="6">
                  <c:v>55.04</c:v>
                </c:pt>
                <c:pt idx="7">
                  <c:v>57.13</c:v>
                </c:pt>
                <c:pt idx="8">
                  <c:v>58.58</c:v>
                </c:pt>
              </c:numCache>
            </c:numRef>
          </c:yVal>
          <c:smooth val="0"/>
          <c:extLst>
            <c:ext xmlns:c16="http://schemas.microsoft.com/office/drawing/2014/chart" uri="{C3380CC4-5D6E-409C-BE32-E72D297353CC}">
              <c16:uniqueId val="{00000001-7D0B-4B06-A621-178955C47E26}"/>
            </c:ext>
          </c:extLst>
        </c:ser>
        <c:ser>
          <c:idx val="1"/>
          <c:order val="1"/>
          <c:tx>
            <c:v>UA 3750(kW/K)</c:v>
          </c:tx>
          <c:spPr>
            <a:ln w="25400" cap="rnd">
              <a:noFill/>
              <a:round/>
            </a:ln>
            <a:effectLst/>
          </c:spPr>
          <c:marker>
            <c:symbol val="square"/>
            <c:size val="6"/>
            <c:spPr>
              <a:solidFill>
                <a:schemeClr val="accent2"/>
              </a:solidFill>
              <a:ln w="9525">
                <a:solidFill>
                  <a:schemeClr val="accent2"/>
                </a:solidFill>
                <a:round/>
              </a:ln>
              <a:effectLst/>
            </c:spPr>
          </c:marker>
          <c:trendline>
            <c:spPr>
              <a:ln w="9525" cap="rnd">
                <a:solidFill>
                  <a:schemeClr val="accent2"/>
                </a:solidFill>
              </a:ln>
              <a:effectLst/>
            </c:spPr>
            <c:trendlineType val="poly"/>
            <c:order val="6"/>
            <c:dispRSqr val="0"/>
            <c:dispEq val="0"/>
          </c:trendline>
          <c:xVal>
            <c:numRef>
              <c:f>Sheet1!$C$4:$C$12</c:f>
              <c:numCache>
                <c:formatCode>General</c:formatCode>
                <c:ptCount val="9"/>
                <c:pt idx="0">
                  <c:v>10</c:v>
                </c:pt>
                <c:pt idx="1">
                  <c:v>20</c:v>
                </c:pt>
                <c:pt idx="2">
                  <c:v>30</c:v>
                </c:pt>
                <c:pt idx="3">
                  <c:v>39</c:v>
                </c:pt>
                <c:pt idx="4">
                  <c:v>50</c:v>
                </c:pt>
                <c:pt idx="5">
                  <c:v>60</c:v>
                </c:pt>
                <c:pt idx="6">
                  <c:v>70</c:v>
                </c:pt>
                <c:pt idx="7">
                  <c:v>80</c:v>
                </c:pt>
                <c:pt idx="8">
                  <c:v>90</c:v>
                </c:pt>
              </c:numCache>
            </c:numRef>
          </c:xVal>
          <c:yVal>
            <c:numRef>
              <c:f>Sheet1!$F$17:$F$25</c:f>
              <c:numCache>
                <c:formatCode>General</c:formatCode>
                <c:ptCount val="9"/>
                <c:pt idx="0">
                  <c:v>46.62</c:v>
                </c:pt>
                <c:pt idx="1">
                  <c:v>46.94</c:v>
                </c:pt>
                <c:pt idx="2">
                  <c:v>47.38</c:v>
                </c:pt>
                <c:pt idx="3">
                  <c:v>48.19</c:v>
                </c:pt>
                <c:pt idx="4">
                  <c:v>50.68</c:v>
                </c:pt>
                <c:pt idx="5">
                  <c:v>52.95</c:v>
                </c:pt>
                <c:pt idx="6" formatCode="0.00">
                  <c:v>55.21</c:v>
                </c:pt>
                <c:pt idx="7">
                  <c:v>57.28</c:v>
                </c:pt>
                <c:pt idx="8">
                  <c:v>58.71</c:v>
                </c:pt>
              </c:numCache>
            </c:numRef>
          </c:yVal>
          <c:smooth val="0"/>
          <c:extLst>
            <c:ext xmlns:c16="http://schemas.microsoft.com/office/drawing/2014/chart" uri="{C3380CC4-5D6E-409C-BE32-E72D297353CC}">
              <c16:uniqueId val="{00000003-7D0B-4B06-A621-178955C47E26}"/>
            </c:ext>
          </c:extLst>
        </c:ser>
        <c:ser>
          <c:idx val="2"/>
          <c:order val="2"/>
          <c:tx>
            <c:v>UA 4750(kW/K)</c:v>
          </c:tx>
          <c:spPr>
            <a:ln w="25400" cap="rnd">
              <a:noFill/>
              <a:round/>
            </a:ln>
            <a:effectLst/>
          </c:spPr>
          <c:marker>
            <c:symbol val="triangle"/>
            <c:size val="6"/>
            <c:spPr>
              <a:solidFill>
                <a:schemeClr val="accent3"/>
              </a:solidFill>
              <a:ln w="9525">
                <a:solidFill>
                  <a:schemeClr val="accent3"/>
                </a:solidFill>
                <a:round/>
              </a:ln>
              <a:effectLst/>
            </c:spPr>
          </c:marker>
          <c:trendline>
            <c:spPr>
              <a:ln w="9525" cap="rnd">
                <a:solidFill>
                  <a:schemeClr val="accent3"/>
                </a:solidFill>
              </a:ln>
              <a:effectLst/>
            </c:spPr>
            <c:trendlineType val="poly"/>
            <c:order val="6"/>
            <c:dispRSqr val="0"/>
            <c:dispEq val="0"/>
          </c:trendline>
          <c:xVal>
            <c:numRef>
              <c:f>Sheet1!$C$4:$C$12</c:f>
              <c:numCache>
                <c:formatCode>General</c:formatCode>
                <c:ptCount val="9"/>
                <c:pt idx="0">
                  <c:v>10</c:v>
                </c:pt>
                <c:pt idx="1">
                  <c:v>20</c:v>
                </c:pt>
                <c:pt idx="2">
                  <c:v>30</c:v>
                </c:pt>
                <c:pt idx="3">
                  <c:v>39</c:v>
                </c:pt>
                <c:pt idx="4">
                  <c:v>50</c:v>
                </c:pt>
                <c:pt idx="5">
                  <c:v>60</c:v>
                </c:pt>
                <c:pt idx="6">
                  <c:v>70</c:v>
                </c:pt>
                <c:pt idx="7">
                  <c:v>80</c:v>
                </c:pt>
                <c:pt idx="8">
                  <c:v>90</c:v>
                </c:pt>
              </c:numCache>
            </c:numRef>
          </c:xVal>
          <c:yVal>
            <c:numRef>
              <c:f>Sheet1!$F$30:$F$38</c:f>
              <c:numCache>
                <c:formatCode>General</c:formatCode>
                <c:ptCount val="9"/>
                <c:pt idx="0">
                  <c:v>47.29</c:v>
                </c:pt>
                <c:pt idx="1">
                  <c:v>47.83</c:v>
                </c:pt>
                <c:pt idx="2">
                  <c:v>48.49</c:v>
                </c:pt>
                <c:pt idx="3">
                  <c:v>49.45</c:v>
                </c:pt>
                <c:pt idx="4">
                  <c:v>51.9</c:v>
                </c:pt>
                <c:pt idx="5">
                  <c:v>54.12</c:v>
                </c:pt>
                <c:pt idx="6">
                  <c:v>56.35</c:v>
                </c:pt>
                <c:pt idx="7">
                  <c:v>58.3</c:v>
                </c:pt>
                <c:pt idx="8">
                  <c:v>59.69</c:v>
                </c:pt>
              </c:numCache>
            </c:numRef>
          </c:yVal>
          <c:smooth val="0"/>
          <c:extLst>
            <c:ext xmlns:c16="http://schemas.microsoft.com/office/drawing/2014/chart" uri="{C3380CC4-5D6E-409C-BE32-E72D297353CC}">
              <c16:uniqueId val="{00000005-7D0B-4B06-A621-178955C47E26}"/>
            </c:ext>
          </c:extLst>
        </c:ser>
        <c:ser>
          <c:idx val="3"/>
          <c:order val="3"/>
          <c:tx>
            <c:v>UA 5750(kW/K)</c:v>
          </c:tx>
          <c:spPr>
            <a:ln w="25400" cap="rnd">
              <a:noFill/>
              <a:round/>
            </a:ln>
            <a:effectLst/>
          </c:spPr>
          <c:marker>
            <c:symbol val="x"/>
            <c:size val="6"/>
            <c:spPr>
              <a:noFill/>
              <a:ln w="9525">
                <a:solidFill>
                  <a:schemeClr val="accent4"/>
                </a:solidFill>
                <a:round/>
              </a:ln>
              <a:effectLst/>
            </c:spPr>
          </c:marker>
          <c:trendline>
            <c:spPr>
              <a:ln w="9525" cap="rnd">
                <a:solidFill>
                  <a:schemeClr val="accent4"/>
                </a:solidFill>
              </a:ln>
              <a:effectLst/>
            </c:spPr>
            <c:trendlineType val="poly"/>
            <c:order val="6"/>
            <c:dispRSqr val="0"/>
            <c:dispEq val="0"/>
          </c:trendline>
          <c:xVal>
            <c:numRef>
              <c:f>Sheet1!$C$4:$C$12</c:f>
              <c:numCache>
                <c:formatCode>General</c:formatCode>
                <c:ptCount val="9"/>
                <c:pt idx="0">
                  <c:v>10</c:v>
                </c:pt>
                <c:pt idx="1">
                  <c:v>20</c:v>
                </c:pt>
                <c:pt idx="2">
                  <c:v>30</c:v>
                </c:pt>
                <c:pt idx="3">
                  <c:v>39</c:v>
                </c:pt>
                <c:pt idx="4">
                  <c:v>50</c:v>
                </c:pt>
                <c:pt idx="5">
                  <c:v>60</c:v>
                </c:pt>
                <c:pt idx="6">
                  <c:v>70</c:v>
                </c:pt>
                <c:pt idx="7">
                  <c:v>80</c:v>
                </c:pt>
                <c:pt idx="8">
                  <c:v>90</c:v>
                </c:pt>
              </c:numCache>
            </c:numRef>
          </c:xVal>
          <c:yVal>
            <c:numRef>
              <c:f>Sheet1!$F$43:$F$51</c:f>
              <c:numCache>
                <c:formatCode>General</c:formatCode>
                <c:ptCount val="9"/>
                <c:pt idx="0">
                  <c:v>47.64</c:v>
                </c:pt>
                <c:pt idx="1">
                  <c:v>48.31</c:v>
                </c:pt>
                <c:pt idx="2">
                  <c:v>49.1</c:v>
                </c:pt>
                <c:pt idx="3" formatCode="0.00">
                  <c:v>50.88</c:v>
                </c:pt>
                <c:pt idx="4">
                  <c:v>53.05</c:v>
                </c:pt>
                <c:pt idx="5" formatCode="0.00">
                  <c:v>55.02</c:v>
                </c:pt>
                <c:pt idx="6" formatCode="0.00">
                  <c:v>56.99</c:v>
                </c:pt>
                <c:pt idx="7">
                  <c:v>58.87</c:v>
                </c:pt>
                <c:pt idx="8">
                  <c:v>60.2</c:v>
                </c:pt>
              </c:numCache>
            </c:numRef>
          </c:yVal>
          <c:smooth val="0"/>
          <c:extLst>
            <c:ext xmlns:c16="http://schemas.microsoft.com/office/drawing/2014/chart" uri="{C3380CC4-5D6E-409C-BE32-E72D297353CC}">
              <c16:uniqueId val="{00000007-7D0B-4B06-A621-178955C47E26}"/>
            </c:ext>
          </c:extLst>
        </c:ser>
        <c:ser>
          <c:idx val="4"/>
          <c:order val="4"/>
          <c:tx>
            <c:v>UA 6750(kW/K)</c:v>
          </c:tx>
          <c:spPr>
            <a:ln w="25400" cap="rnd">
              <a:noFill/>
              <a:round/>
            </a:ln>
            <a:effectLst/>
          </c:spPr>
          <c:marker>
            <c:symbol val="star"/>
            <c:size val="6"/>
            <c:spPr>
              <a:noFill/>
              <a:ln w="9525">
                <a:solidFill>
                  <a:schemeClr val="accent5"/>
                </a:solidFill>
                <a:round/>
              </a:ln>
              <a:effectLst/>
            </c:spPr>
          </c:marker>
          <c:trendline>
            <c:spPr>
              <a:ln w="9525" cap="rnd">
                <a:solidFill>
                  <a:schemeClr val="accent5"/>
                </a:solidFill>
              </a:ln>
              <a:effectLst/>
            </c:spPr>
            <c:trendlineType val="poly"/>
            <c:order val="6"/>
            <c:dispRSqr val="0"/>
            <c:dispEq val="0"/>
          </c:trendline>
          <c:xVal>
            <c:numRef>
              <c:f>Sheet1!$C$4:$C$12</c:f>
              <c:numCache>
                <c:formatCode>General</c:formatCode>
                <c:ptCount val="9"/>
                <c:pt idx="0">
                  <c:v>10</c:v>
                </c:pt>
                <c:pt idx="1">
                  <c:v>20</c:v>
                </c:pt>
                <c:pt idx="2">
                  <c:v>30</c:v>
                </c:pt>
                <c:pt idx="3">
                  <c:v>39</c:v>
                </c:pt>
                <c:pt idx="4">
                  <c:v>50</c:v>
                </c:pt>
                <c:pt idx="5">
                  <c:v>60</c:v>
                </c:pt>
                <c:pt idx="6">
                  <c:v>70</c:v>
                </c:pt>
                <c:pt idx="7">
                  <c:v>80</c:v>
                </c:pt>
                <c:pt idx="8">
                  <c:v>90</c:v>
                </c:pt>
              </c:numCache>
            </c:numRef>
          </c:xVal>
          <c:yVal>
            <c:numRef>
              <c:f>Sheet1!$F$56:$F$64</c:f>
              <c:numCache>
                <c:formatCode>General</c:formatCode>
                <c:ptCount val="9"/>
                <c:pt idx="0">
                  <c:v>47.84</c:v>
                </c:pt>
                <c:pt idx="1">
                  <c:v>48.58</c:v>
                </c:pt>
                <c:pt idx="2" formatCode="0.00">
                  <c:v>49.45</c:v>
                </c:pt>
                <c:pt idx="3" formatCode="0.00">
                  <c:v>51.21</c:v>
                </c:pt>
                <c:pt idx="4" formatCode="0.00">
                  <c:v>53.37</c:v>
                </c:pt>
                <c:pt idx="5" formatCode="0.00">
                  <c:v>55.32</c:v>
                </c:pt>
                <c:pt idx="6" formatCode="0.00">
                  <c:v>57.28</c:v>
                </c:pt>
                <c:pt idx="7">
                  <c:v>59.15</c:v>
                </c:pt>
                <c:pt idx="8">
                  <c:v>60.49</c:v>
                </c:pt>
              </c:numCache>
            </c:numRef>
          </c:yVal>
          <c:smooth val="0"/>
          <c:extLst>
            <c:ext xmlns:c16="http://schemas.microsoft.com/office/drawing/2014/chart" uri="{C3380CC4-5D6E-409C-BE32-E72D297353CC}">
              <c16:uniqueId val="{00000009-7D0B-4B06-A621-178955C47E26}"/>
            </c:ext>
          </c:extLst>
        </c:ser>
        <c:ser>
          <c:idx val="5"/>
          <c:order val="5"/>
          <c:tx>
            <c:v>UA 7750(kW/K)</c:v>
          </c:tx>
          <c:spPr>
            <a:ln w="25400" cap="rnd">
              <a:noFill/>
              <a:round/>
            </a:ln>
            <a:effectLst/>
          </c:spPr>
          <c:marker>
            <c:symbol val="circle"/>
            <c:size val="6"/>
            <c:spPr>
              <a:solidFill>
                <a:schemeClr val="accent6"/>
              </a:solidFill>
              <a:ln w="9525">
                <a:solidFill>
                  <a:schemeClr val="accent6"/>
                </a:solidFill>
                <a:round/>
              </a:ln>
              <a:effectLst/>
            </c:spPr>
          </c:marker>
          <c:trendline>
            <c:spPr>
              <a:ln w="9525" cap="rnd">
                <a:solidFill>
                  <a:schemeClr val="accent6"/>
                </a:solidFill>
              </a:ln>
              <a:effectLst/>
            </c:spPr>
            <c:trendlineType val="poly"/>
            <c:order val="6"/>
            <c:dispRSqr val="0"/>
            <c:dispEq val="0"/>
          </c:trendline>
          <c:xVal>
            <c:numRef>
              <c:f>Sheet1!$C$4:$C$12</c:f>
              <c:numCache>
                <c:formatCode>General</c:formatCode>
                <c:ptCount val="9"/>
                <c:pt idx="0">
                  <c:v>10</c:v>
                </c:pt>
                <c:pt idx="1">
                  <c:v>20</c:v>
                </c:pt>
                <c:pt idx="2">
                  <c:v>30</c:v>
                </c:pt>
                <c:pt idx="3">
                  <c:v>39</c:v>
                </c:pt>
                <c:pt idx="4">
                  <c:v>50</c:v>
                </c:pt>
                <c:pt idx="5">
                  <c:v>60</c:v>
                </c:pt>
                <c:pt idx="6">
                  <c:v>70</c:v>
                </c:pt>
                <c:pt idx="7">
                  <c:v>80</c:v>
                </c:pt>
                <c:pt idx="8">
                  <c:v>90</c:v>
                </c:pt>
              </c:numCache>
            </c:numRef>
          </c:xVal>
          <c:yVal>
            <c:numRef>
              <c:f>Sheet1!$F$69:$F$77</c:f>
              <c:numCache>
                <c:formatCode>General</c:formatCode>
                <c:ptCount val="9"/>
                <c:pt idx="0">
                  <c:v>47.97</c:v>
                </c:pt>
                <c:pt idx="1">
                  <c:v>48.72</c:v>
                </c:pt>
                <c:pt idx="2">
                  <c:v>49.65</c:v>
                </c:pt>
                <c:pt idx="3">
                  <c:v>51.4</c:v>
                </c:pt>
                <c:pt idx="4">
                  <c:v>53.53</c:v>
                </c:pt>
                <c:pt idx="5">
                  <c:v>55.47</c:v>
                </c:pt>
                <c:pt idx="6" formatCode="0.00">
                  <c:v>57.41</c:v>
                </c:pt>
                <c:pt idx="7">
                  <c:v>59.28</c:v>
                </c:pt>
                <c:pt idx="8">
                  <c:v>60.63</c:v>
                </c:pt>
              </c:numCache>
            </c:numRef>
          </c:yVal>
          <c:smooth val="0"/>
          <c:extLst>
            <c:ext xmlns:c16="http://schemas.microsoft.com/office/drawing/2014/chart" uri="{C3380CC4-5D6E-409C-BE32-E72D297353CC}">
              <c16:uniqueId val="{0000000B-7D0B-4B06-A621-178955C47E26}"/>
            </c:ext>
          </c:extLst>
        </c:ser>
        <c:ser>
          <c:idx val="6"/>
          <c:order val="6"/>
          <c:tx>
            <c:v>UA 8750(kW/K)</c:v>
          </c:tx>
          <c:spPr>
            <a:ln w="25400" cap="rnd">
              <a:noFill/>
              <a:round/>
            </a:ln>
            <a:effectLst/>
          </c:spPr>
          <c:marker>
            <c:symbol val="plus"/>
            <c:size val="6"/>
            <c:spPr>
              <a:noFill/>
              <a:ln w="9525">
                <a:solidFill>
                  <a:schemeClr val="accent1">
                    <a:lumMod val="60000"/>
                  </a:schemeClr>
                </a:solidFill>
                <a:round/>
              </a:ln>
              <a:effectLst/>
            </c:spPr>
          </c:marker>
          <c:trendline>
            <c:spPr>
              <a:ln w="9525" cap="rnd">
                <a:solidFill>
                  <a:schemeClr val="accent1">
                    <a:lumMod val="60000"/>
                  </a:schemeClr>
                </a:solidFill>
              </a:ln>
              <a:effectLst/>
            </c:spPr>
            <c:trendlineType val="poly"/>
            <c:order val="6"/>
            <c:dispRSqr val="0"/>
            <c:dispEq val="0"/>
          </c:trendline>
          <c:xVal>
            <c:numRef>
              <c:f>Sheet1!$C$4:$C$12</c:f>
              <c:numCache>
                <c:formatCode>General</c:formatCode>
                <c:ptCount val="9"/>
                <c:pt idx="0">
                  <c:v>10</c:v>
                </c:pt>
                <c:pt idx="1">
                  <c:v>20</c:v>
                </c:pt>
                <c:pt idx="2">
                  <c:v>30</c:v>
                </c:pt>
                <c:pt idx="3">
                  <c:v>39</c:v>
                </c:pt>
                <c:pt idx="4">
                  <c:v>50</c:v>
                </c:pt>
                <c:pt idx="5">
                  <c:v>60</c:v>
                </c:pt>
                <c:pt idx="6">
                  <c:v>70</c:v>
                </c:pt>
                <c:pt idx="7">
                  <c:v>80</c:v>
                </c:pt>
                <c:pt idx="8">
                  <c:v>90</c:v>
                </c:pt>
              </c:numCache>
            </c:numRef>
          </c:xVal>
          <c:yVal>
            <c:numRef>
              <c:f>Sheet1!$F$82:$F$90</c:f>
              <c:numCache>
                <c:formatCode>General</c:formatCode>
                <c:ptCount val="9"/>
                <c:pt idx="0">
                  <c:v>48.08</c:v>
                </c:pt>
                <c:pt idx="1">
                  <c:v>48.81</c:v>
                </c:pt>
                <c:pt idx="2">
                  <c:v>49.75</c:v>
                </c:pt>
                <c:pt idx="3">
                  <c:v>51.49</c:v>
                </c:pt>
                <c:pt idx="4">
                  <c:v>53.62</c:v>
                </c:pt>
                <c:pt idx="5">
                  <c:v>55.56</c:v>
                </c:pt>
                <c:pt idx="6" formatCode="0.00">
                  <c:v>57.49</c:v>
                </c:pt>
                <c:pt idx="7">
                  <c:v>59.33</c:v>
                </c:pt>
                <c:pt idx="8">
                  <c:v>60.7</c:v>
                </c:pt>
              </c:numCache>
            </c:numRef>
          </c:yVal>
          <c:smooth val="0"/>
          <c:extLst>
            <c:ext xmlns:c16="http://schemas.microsoft.com/office/drawing/2014/chart" uri="{C3380CC4-5D6E-409C-BE32-E72D297353CC}">
              <c16:uniqueId val="{0000000D-7D0B-4B06-A621-178955C47E26}"/>
            </c:ext>
          </c:extLst>
        </c:ser>
        <c:ser>
          <c:idx val="7"/>
          <c:order val="7"/>
          <c:tx>
            <c:v>UA 9750(kW/K)</c:v>
          </c:tx>
          <c:spPr>
            <a:ln w="25400" cap="rnd">
              <a:noFill/>
              <a:round/>
            </a:ln>
            <a:effectLst/>
          </c:spPr>
          <c:marker>
            <c:symbol val="dot"/>
            <c:size val="6"/>
            <c:spPr>
              <a:solidFill>
                <a:schemeClr val="accent2">
                  <a:lumMod val="60000"/>
                </a:schemeClr>
              </a:solidFill>
              <a:ln w="9525">
                <a:solidFill>
                  <a:schemeClr val="accent2">
                    <a:lumMod val="60000"/>
                  </a:schemeClr>
                </a:solidFill>
                <a:round/>
              </a:ln>
              <a:effectLst/>
            </c:spPr>
          </c:marker>
          <c:trendline>
            <c:spPr>
              <a:ln w="9525" cap="rnd">
                <a:solidFill>
                  <a:schemeClr val="accent2">
                    <a:lumMod val="60000"/>
                  </a:schemeClr>
                </a:solidFill>
              </a:ln>
              <a:effectLst/>
            </c:spPr>
            <c:trendlineType val="poly"/>
            <c:order val="6"/>
            <c:dispRSqr val="0"/>
            <c:dispEq val="0"/>
          </c:trendline>
          <c:xVal>
            <c:numRef>
              <c:f>Sheet1!$C$4:$C$12</c:f>
              <c:numCache>
                <c:formatCode>General</c:formatCode>
                <c:ptCount val="9"/>
                <c:pt idx="0">
                  <c:v>10</c:v>
                </c:pt>
                <c:pt idx="1">
                  <c:v>20</c:v>
                </c:pt>
                <c:pt idx="2">
                  <c:v>30</c:v>
                </c:pt>
                <c:pt idx="3">
                  <c:v>39</c:v>
                </c:pt>
                <c:pt idx="4">
                  <c:v>50</c:v>
                </c:pt>
                <c:pt idx="5">
                  <c:v>60</c:v>
                </c:pt>
                <c:pt idx="6">
                  <c:v>70</c:v>
                </c:pt>
                <c:pt idx="7">
                  <c:v>80</c:v>
                </c:pt>
                <c:pt idx="8">
                  <c:v>90</c:v>
                </c:pt>
              </c:numCache>
            </c:numRef>
          </c:xVal>
          <c:yVal>
            <c:numRef>
              <c:f>Sheet1!$F$95:$F$103</c:f>
              <c:numCache>
                <c:formatCode>General</c:formatCode>
                <c:ptCount val="9"/>
                <c:pt idx="0">
                  <c:v>48.14</c:v>
                </c:pt>
                <c:pt idx="1">
                  <c:v>48.86</c:v>
                </c:pt>
                <c:pt idx="2" formatCode="0.00">
                  <c:v>49.8</c:v>
                </c:pt>
                <c:pt idx="3">
                  <c:v>51.54</c:v>
                </c:pt>
                <c:pt idx="4">
                  <c:v>53.66</c:v>
                </c:pt>
                <c:pt idx="5">
                  <c:v>55.6</c:v>
                </c:pt>
                <c:pt idx="6" formatCode="0.00">
                  <c:v>57.72</c:v>
                </c:pt>
                <c:pt idx="7">
                  <c:v>59.37</c:v>
                </c:pt>
                <c:pt idx="8">
                  <c:v>60.73</c:v>
                </c:pt>
              </c:numCache>
            </c:numRef>
          </c:yVal>
          <c:smooth val="0"/>
          <c:extLst>
            <c:ext xmlns:c16="http://schemas.microsoft.com/office/drawing/2014/chart" uri="{C3380CC4-5D6E-409C-BE32-E72D297353CC}">
              <c16:uniqueId val="{0000000F-7D0B-4B06-A621-178955C47E26}"/>
            </c:ext>
          </c:extLst>
        </c:ser>
        <c:ser>
          <c:idx val="8"/>
          <c:order val="8"/>
          <c:tx>
            <c:v>UA 10750(kW/K)</c:v>
          </c:tx>
          <c:spPr>
            <a:ln w="25400" cap="rnd">
              <a:noFill/>
              <a:round/>
            </a:ln>
            <a:effectLst/>
          </c:spPr>
          <c:marker>
            <c:symbol val="dash"/>
            <c:size val="6"/>
            <c:spPr>
              <a:solidFill>
                <a:schemeClr val="accent3">
                  <a:lumMod val="60000"/>
                </a:schemeClr>
              </a:solidFill>
              <a:ln w="9525">
                <a:solidFill>
                  <a:schemeClr val="accent3">
                    <a:lumMod val="60000"/>
                  </a:schemeClr>
                </a:solidFill>
                <a:round/>
              </a:ln>
              <a:effectLst/>
            </c:spPr>
          </c:marker>
          <c:trendline>
            <c:spPr>
              <a:ln w="9525" cap="rnd">
                <a:solidFill>
                  <a:schemeClr val="accent3">
                    <a:lumMod val="60000"/>
                  </a:schemeClr>
                </a:solidFill>
              </a:ln>
              <a:effectLst/>
            </c:spPr>
            <c:trendlineType val="poly"/>
            <c:order val="6"/>
            <c:dispRSqr val="0"/>
            <c:dispEq val="0"/>
          </c:trendline>
          <c:xVal>
            <c:numRef>
              <c:f>Sheet1!$C$4:$C$12</c:f>
              <c:numCache>
                <c:formatCode>General</c:formatCode>
                <c:ptCount val="9"/>
                <c:pt idx="0">
                  <c:v>10</c:v>
                </c:pt>
                <c:pt idx="1">
                  <c:v>20</c:v>
                </c:pt>
                <c:pt idx="2">
                  <c:v>30</c:v>
                </c:pt>
                <c:pt idx="3">
                  <c:v>39</c:v>
                </c:pt>
                <c:pt idx="4">
                  <c:v>50</c:v>
                </c:pt>
                <c:pt idx="5">
                  <c:v>60</c:v>
                </c:pt>
                <c:pt idx="6">
                  <c:v>70</c:v>
                </c:pt>
                <c:pt idx="7">
                  <c:v>80</c:v>
                </c:pt>
                <c:pt idx="8">
                  <c:v>90</c:v>
                </c:pt>
              </c:numCache>
            </c:numRef>
          </c:xVal>
          <c:yVal>
            <c:numRef>
              <c:f>Sheet1!$F$108:$F$116</c:f>
              <c:numCache>
                <c:formatCode>General</c:formatCode>
                <c:ptCount val="9"/>
                <c:pt idx="0">
                  <c:v>48.19</c:v>
                </c:pt>
                <c:pt idx="1">
                  <c:v>48.89</c:v>
                </c:pt>
                <c:pt idx="2">
                  <c:v>49.82</c:v>
                </c:pt>
                <c:pt idx="3">
                  <c:v>51.55</c:v>
                </c:pt>
                <c:pt idx="4">
                  <c:v>53.68</c:v>
                </c:pt>
                <c:pt idx="5">
                  <c:v>55.6</c:v>
                </c:pt>
                <c:pt idx="6">
                  <c:v>57.53</c:v>
                </c:pt>
                <c:pt idx="7">
                  <c:v>59.38</c:v>
                </c:pt>
                <c:pt idx="8">
                  <c:v>60.75</c:v>
                </c:pt>
              </c:numCache>
            </c:numRef>
          </c:yVal>
          <c:smooth val="0"/>
          <c:extLst>
            <c:ext xmlns:c16="http://schemas.microsoft.com/office/drawing/2014/chart" uri="{C3380CC4-5D6E-409C-BE32-E72D297353CC}">
              <c16:uniqueId val="{00000011-7D0B-4B06-A621-178955C47E26}"/>
            </c:ext>
          </c:extLst>
        </c:ser>
        <c:dLbls>
          <c:showLegendKey val="0"/>
          <c:showVal val="0"/>
          <c:showCatName val="0"/>
          <c:showSerName val="0"/>
          <c:showPercent val="0"/>
          <c:showBubbleSize val="0"/>
        </c:dLbls>
        <c:axId val="1483947472"/>
        <c:axId val="1483954192"/>
      </c:scatterChart>
      <c:valAx>
        <c:axId val="1483947472"/>
        <c:scaling>
          <c:orientation val="minMax"/>
          <c:max val="90"/>
          <c:min val="10"/>
        </c:scaling>
        <c:delete val="0"/>
        <c:axPos val="b"/>
        <c:majorGridlines>
          <c:spPr>
            <a:ln w="3175" cap="flat" cmpd="sng" algn="ctr">
              <a:solidFill>
                <a:schemeClr val="tx1"/>
              </a:solidFill>
              <a:prstDash val="dash"/>
              <a:round/>
            </a:ln>
            <a:effectLst/>
          </c:spPr>
        </c:majorGridlines>
        <c:title>
          <c:tx>
            <c:rich>
              <a:bodyPr rot="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r>
                  <a:rPr lang="es-ES"/>
                  <a:t>% mol CH4</a:t>
                </a:r>
              </a:p>
            </c:rich>
          </c:tx>
          <c:overlay val="0"/>
          <c:spPr>
            <a:noFill/>
            <a:ln>
              <a:noFill/>
            </a:ln>
            <a:effectLst/>
          </c:spPr>
          <c:txPr>
            <a:bodyPr rot="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crossAx val="1483954192"/>
        <c:crosses val="autoZero"/>
        <c:crossBetween val="midCat"/>
      </c:valAx>
      <c:valAx>
        <c:axId val="1483954192"/>
        <c:scaling>
          <c:orientation val="minMax"/>
          <c:max val="62"/>
          <c:min val="45"/>
        </c:scaling>
        <c:delete val="0"/>
        <c:axPos val="l"/>
        <c:majorGridlines>
          <c:spPr>
            <a:ln w="3175" cap="flat" cmpd="sng" algn="ctr">
              <a:solidFill>
                <a:schemeClr val="tx1"/>
              </a:solidFill>
              <a:prstDash val="dash"/>
              <a:round/>
            </a:ln>
            <a:effectLst/>
          </c:spPr>
        </c:majorGridlines>
        <c:title>
          <c:tx>
            <c:rich>
              <a:bodyPr rot="-540000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r>
                  <a:rPr lang="es-ES"/>
                  <a:t>Efficiency %</a:t>
                </a:r>
              </a:p>
            </c:rich>
          </c:tx>
          <c:layout>
            <c:manualLayout>
              <c:xMode val="edge"/>
              <c:yMode val="edge"/>
              <c:x val="1.0280238036731162E-2"/>
              <c:y val="0.32913698356613919"/>
            </c:manualLayout>
          </c:layout>
          <c:overlay val="0"/>
          <c:spPr>
            <a:noFill/>
            <a:ln>
              <a:noFill/>
            </a:ln>
            <a:effectLst/>
          </c:spPr>
          <c:txPr>
            <a:bodyPr rot="-540000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crossAx val="1483947472"/>
        <c:crosses val="autoZero"/>
        <c:crossBetween val="midCat"/>
      </c:valAx>
      <c:spPr>
        <a:noFill/>
        <a:ln>
          <a:solidFill>
            <a:schemeClr val="tx1"/>
          </a:solidFill>
        </a:ln>
        <a:effectLst/>
      </c:spPr>
    </c:plotArea>
    <c:legend>
      <c:legendPos val="r"/>
      <c:legendEntry>
        <c:idx val="9"/>
        <c:delete val="1"/>
      </c:legendEntry>
      <c:legendEntry>
        <c:idx val="10"/>
        <c:delete val="1"/>
      </c:legendEntry>
      <c:legendEntry>
        <c:idx val="11"/>
        <c:delete val="1"/>
      </c:legendEntry>
      <c:legendEntry>
        <c:idx val="12"/>
        <c:delete val="1"/>
      </c:legendEntry>
      <c:legendEntry>
        <c:idx val="13"/>
        <c:delete val="1"/>
      </c:legendEntry>
      <c:legendEntry>
        <c:idx val="14"/>
        <c:delete val="1"/>
      </c:legendEntry>
      <c:legendEntry>
        <c:idx val="15"/>
        <c:delete val="1"/>
      </c:legendEntry>
      <c:legendEntry>
        <c:idx val="16"/>
        <c:delete val="1"/>
      </c:legendEntry>
      <c:legendEntry>
        <c:idx val="17"/>
        <c:delete val="1"/>
      </c:legendEntry>
      <c:layout>
        <c:manualLayout>
          <c:xMode val="edge"/>
          <c:yMode val="edge"/>
          <c:x val="0.77435461761611779"/>
          <c:y val="0.19611086117753435"/>
          <c:w val="0.20897494341547387"/>
          <c:h val="0.5716752616730677"/>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sz="800"/>
      </a:pPr>
      <a:endParaRPr lang="es-E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2107821664761377E-2"/>
          <c:y val="5.5443548387096774E-2"/>
          <c:w val="0.6801805574845885"/>
          <c:h val="0.81422913646268302"/>
        </c:manualLayout>
      </c:layout>
      <c:scatterChart>
        <c:scatterStyle val="lineMarker"/>
        <c:varyColors val="0"/>
        <c:ser>
          <c:idx val="0"/>
          <c:order val="0"/>
          <c:tx>
            <c:v>UA 3500(kW/K)</c:v>
          </c:tx>
          <c:spPr>
            <a:ln w="25400" cap="rnd">
              <a:noFill/>
              <a:round/>
            </a:ln>
            <a:effectLst/>
          </c:spPr>
          <c:marker>
            <c:symbol val="diamond"/>
            <c:size val="6"/>
            <c:spPr>
              <a:solidFill>
                <a:schemeClr val="accent1"/>
              </a:solidFill>
              <a:ln w="9525">
                <a:solidFill>
                  <a:schemeClr val="accent1"/>
                </a:solidFill>
                <a:round/>
              </a:ln>
              <a:effectLst/>
            </c:spPr>
          </c:marker>
          <c:trendline>
            <c:spPr>
              <a:ln w="9525" cap="rnd">
                <a:solidFill>
                  <a:schemeClr val="accent1"/>
                </a:solidFill>
              </a:ln>
              <a:effectLst/>
            </c:spPr>
            <c:trendlineType val="poly"/>
            <c:order val="6"/>
            <c:dispRSqr val="0"/>
            <c:dispEq val="0"/>
          </c:trendline>
          <c:xVal>
            <c:numRef>
              <c:f>Hoja1!$C$4:$C$12</c:f>
              <c:numCache>
                <c:formatCode>General</c:formatCode>
                <c:ptCount val="9"/>
                <c:pt idx="0">
                  <c:v>10</c:v>
                </c:pt>
                <c:pt idx="1">
                  <c:v>20</c:v>
                </c:pt>
                <c:pt idx="2">
                  <c:v>30</c:v>
                </c:pt>
                <c:pt idx="3">
                  <c:v>40</c:v>
                </c:pt>
                <c:pt idx="4">
                  <c:v>50</c:v>
                </c:pt>
                <c:pt idx="5">
                  <c:v>60</c:v>
                </c:pt>
                <c:pt idx="6">
                  <c:v>70</c:v>
                </c:pt>
                <c:pt idx="7">
                  <c:v>80</c:v>
                </c:pt>
                <c:pt idx="8">
                  <c:v>90</c:v>
                </c:pt>
              </c:numCache>
            </c:numRef>
          </c:xVal>
          <c:yVal>
            <c:numRef>
              <c:f>Hoja1!$F$4:$F$12</c:f>
              <c:numCache>
                <c:formatCode>General</c:formatCode>
                <c:ptCount val="9"/>
                <c:pt idx="0">
                  <c:v>46.06</c:v>
                </c:pt>
                <c:pt idx="1">
                  <c:v>47.49</c:v>
                </c:pt>
                <c:pt idx="2">
                  <c:v>48.71</c:v>
                </c:pt>
                <c:pt idx="3">
                  <c:v>50.11</c:v>
                </c:pt>
                <c:pt idx="4">
                  <c:v>51.38</c:v>
                </c:pt>
                <c:pt idx="5" formatCode="0.00">
                  <c:v>52.37</c:v>
                </c:pt>
                <c:pt idx="6">
                  <c:v>52.98</c:v>
                </c:pt>
                <c:pt idx="7">
                  <c:v>52.69</c:v>
                </c:pt>
                <c:pt idx="8">
                  <c:v>52.4</c:v>
                </c:pt>
              </c:numCache>
            </c:numRef>
          </c:yVal>
          <c:smooth val="0"/>
          <c:extLst>
            <c:ext xmlns:c16="http://schemas.microsoft.com/office/drawing/2014/chart" uri="{C3380CC4-5D6E-409C-BE32-E72D297353CC}">
              <c16:uniqueId val="{00000001-B90B-45E8-AB50-9BC8753D7892}"/>
            </c:ext>
          </c:extLst>
        </c:ser>
        <c:ser>
          <c:idx val="1"/>
          <c:order val="1"/>
          <c:tx>
            <c:v>UA 3750(kW/K)</c:v>
          </c:tx>
          <c:spPr>
            <a:ln w="25400" cap="rnd">
              <a:noFill/>
              <a:round/>
            </a:ln>
            <a:effectLst/>
          </c:spPr>
          <c:marker>
            <c:symbol val="square"/>
            <c:size val="6"/>
            <c:spPr>
              <a:solidFill>
                <a:schemeClr val="accent2"/>
              </a:solidFill>
              <a:ln w="9525">
                <a:solidFill>
                  <a:schemeClr val="accent2"/>
                </a:solidFill>
                <a:round/>
              </a:ln>
              <a:effectLst/>
            </c:spPr>
          </c:marker>
          <c:trendline>
            <c:spPr>
              <a:ln w="9525" cap="rnd">
                <a:solidFill>
                  <a:schemeClr val="accent2"/>
                </a:solidFill>
              </a:ln>
              <a:effectLst/>
            </c:spPr>
            <c:trendlineType val="poly"/>
            <c:order val="6"/>
            <c:dispRSqr val="0"/>
            <c:dispEq val="0"/>
          </c:trendline>
          <c:xVal>
            <c:numRef>
              <c:f>Hoja1!$C$4:$C$12</c:f>
              <c:numCache>
                <c:formatCode>General</c:formatCode>
                <c:ptCount val="9"/>
                <c:pt idx="0">
                  <c:v>10</c:v>
                </c:pt>
                <c:pt idx="1">
                  <c:v>20</c:v>
                </c:pt>
                <c:pt idx="2">
                  <c:v>30</c:v>
                </c:pt>
                <c:pt idx="3">
                  <c:v>40</c:v>
                </c:pt>
                <c:pt idx="4">
                  <c:v>50</c:v>
                </c:pt>
                <c:pt idx="5">
                  <c:v>60</c:v>
                </c:pt>
                <c:pt idx="6">
                  <c:v>70</c:v>
                </c:pt>
                <c:pt idx="7">
                  <c:v>80</c:v>
                </c:pt>
                <c:pt idx="8">
                  <c:v>90</c:v>
                </c:pt>
              </c:numCache>
            </c:numRef>
          </c:xVal>
          <c:yVal>
            <c:numRef>
              <c:f>Hoja1!$F$17:$F$25</c:f>
              <c:numCache>
                <c:formatCode>General</c:formatCode>
                <c:ptCount val="9"/>
                <c:pt idx="0">
                  <c:v>46.28</c:v>
                </c:pt>
                <c:pt idx="1">
                  <c:v>47.72</c:v>
                </c:pt>
                <c:pt idx="2">
                  <c:v>48.92</c:v>
                </c:pt>
                <c:pt idx="3">
                  <c:v>50.3</c:v>
                </c:pt>
                <c:pt idx="4">
                  <c:v>51.55</c:v>
                </c:pt>
                <c:pt idx="5" formatCode="0.00">
                  <c:v>52.53</c:v>
                </c:pt>
                <c:pt idx="6" formatCode="0.00">
                  <c:v>53.17</c:v>
                </c:pt>
                <c:pt idx="7">
                  <c:v>52.82</c:v>
                </c:pt>
                <c:pt idx="8">
                  <c:v>52.47</c:v>
                </c:pt>
              </c:numCache>
            </c:numRef>
          </c:yVal>
          <c:smooth val="0"/>
          <c:extLst>
            <c:ext xmlns:c16="http://schemas.microsoft.com/office/drawing/2014/chart" uri="{C3380CC4-5D6E-409C-BE32-E72D297353CC}">
              <c16:uniqueId val="{00000003-B90B-45E8-AB50-9BC8753D7892}"/>
            </c:ext>
          </c:extLst>
        </c:ser>
        <c:ser>
          <c:idx val="2"/>
          <c:order val="2"/>
          <c:tx>
            <c:v>UA 4750(kW/K)</c:v>
          </c:tx>
          <c:spPr>
            <a:ln w="25400" cap="rnd">
              <a:noFill/>
              <a:round/>
            </a:ln>
            <a:effectLst/>
          </c:spPr>
          <c:marker>
            <c:symbol val="triangle"/>
            <c:size val="6"/>
            <c:spPr>
              <a:solidFill>
                <a:schemeClr val="accent3"/>
              </a:solidFill>
              <a:ln w="9525">
                <a:solidFill>
                  <a:schemeClr val="accent3"/>
                </a:solidFill>
                <a:round/>
              </a:ln>
              <a:effectLst/>
            </c:spPr>
          </c:marker>
          <c:trendline>
            <c:spPr>
              <a:ln w="9525" cap="rnd">
                <a:solidFill>
                  <a:schemeClr val="accent3"/>
                </a:solidFill>
              </a:ln>
              <a:effectLst/>
            </c:spPr>
            <c:trendlineType val="poly"/>
            <c:order val="6"/>
            <c:dispRSqr val="0"/>
            <c:dispEq val="0"/>
          </c:trendline>
          <c:xVal>
            <c:numRef>
              <c:f>Hoja1!$C$4:$C$12</c:f>
              <c:numCache>
                <c:formatCode>General</c:formatCode>
                <c:ptCount val="9"/>
                <c:pt idx="0">
                  <c:v>10</c:v>
                </c:pt>
                <c:pt idx="1">
                  <c:v>20</c:v>
                </c:pt>
                <c:pt idx="2">
                  <c:v>30</c:v>
                </c:pt>
                <c:pt idx="3">
                  <c:v>40</c:v>
                </c:pt>
                <c:pt idx="4">
                  <c:v>50</c:v>
                </c:pt>
                <c:pt idx="5">
                  <c:v>60</c:v>
                </c:pt>
                <c:pt idx="6">
                  <c:v>70</c:v>
                </c:pt>
                <c:pt idx="7">
                  <c:v>80</c:v>
                </c:pt>
                <c:pt idx="8">
                  <c:v>90</c:v>
                </c:pt>
              </c:numCache>
            </c:numRef>
          </c:xVal>
          <c:yVal>
            <c:numRef>
              <c:f>Hoja1!$F$30:$F$38</c:f>
              <c:numCache>
                <c:formatCode>General</c:formatCode>
                <c:ptCount val="9"/>
                <c:pt idx="0">
                  <c:v>47.01</c:v>
                </c:pt>
                <c:pt idx="1">
                  <c:v>48.48</c:v>
                </c:pt>
                <c:pt idx="2">
                  <c:v>49.79</c:v>
                </c:pt>
                <c:pt idx="3">
                  <c:v>51.15</c:v>
                </c:pt>
                <c:pt idx="4">
                  <c:v>52.41</c:v>
                </c:pt>
                <c:pt idx="5" formatCode="0.00">
                  <c:v>53.35</c:v>
                </c:pt>
                <c:pt idx="6">
                  <c:v>54.01</c:v>
                </c:pt>
                <c:pt idx="7">
                  <c:v>53.76</c:v>
                </c:pt>
                <c:pt idx="8">
                  <c:v>53.51</c:v>
                </c:pt>
              </c:numCache>
            </c:numRef>
          </c:yVal>
          <c:smooth val="0"/>
          <c:extLst>
            <c:ext xmlns:c16="http://schemas.microsoft.com/office/drawing/2014/chart" uri="{C3380CC4-5D6E-409C-BE32-E72D297353CC}">
              <c16:uniqueId val="{00000005-B90B-45E8-AB50-9BC8753D7892}"/>
            </c:ext>
          </c:extLst>
        </c:ser>
        <c:ser>
          <c:idx val="3"/>
          <c:order val="3"/>
          <c:tx>
            <c:v>UA 5750(kW/K)</c:v>
          </c:tx>
          <c:spPr>
            <a:ln w="25400" cap="rnd">
              <a:noFill/>
              <a:round/>
            </a:ln>
            <a:effectLst/>
          </c:spPr>
          <c:marker>
            <c:symbol val="x"/>
            <c:size val="6"/>
            <c:spPr>
              <a:noFill/>
              <a:ln w="9525">
                <a:solidFill>
                  <a:schemeClr val="accent4"/>
                </a:solidFill>
                <a:round/>
              </a:ln>
              <a:effectLst/>
            </c:spPr>
          </c:marker>
          <c:trendline>
            <c:spPr>
              <a:ln w="9525" cap="rnd">
                <a:solidFill>
                  <a:schemeClr val="accent4"/>
                </a:solidFill>
              </a:ln>
              <a:effectLst/>
            </c:spPr>
            <c:trendlineType val="poly"/>
            <c:order val="6"/>
            <c:dispRSqr val="0"/>
            <c:dispEq val="0"/>
          </c:trendline>
          <c:xVal>
            <c:numRef>
              <c:f>Hoja1!$C$4:$C$12</c:f>
              <c:numCache>
                <c:formatCode>General</c:formatCode>
                <c:ptCount val="9"/>
                <c:pt idx="0">
                  <c:v>10</c:v>
                </c:pt>
                <c:pt idx="1">
                  <c:v>20</c:v>
                </c:pt>
                <c:pt idx="2">
                  <c:v>30</c:v>
                </c:pt>
                <c:pt idx="3">
                  <c:v>40</c:v>
                </c:pt>
                <c:pt idx="4">
                  <c:v>50</c:v>
                </c:pt>
                <c:pt idx="5">
                  <c:v>60</c:v>
                </c:pt>
                <c:pt idx="6">
                  <c:v>70</c:v>
                </c:pt>
                <c:pt idx="7">
                  <c:v>80</c:v>
                </c:pt>
                <c:pt idx="8">
                  <c:v>90</c:v>
                </c:pt>
              </c:numCache>
            </c:numRef>
          </c:xVal>
          <c:yVal>
            <c:numRef>
              <c:f>Hoja1!$F$43:$F$51</c:f>
              <c:numCache>
                <c:formatCode>General</c:formatCode>
                <c:ptCount val="9"/>
                <c:pt idx="0">
                  <c:v>47.39</c:v>
                </c:pt>
                <c:pt idx="1">
                  <c:v>48.91</c:v>
                </c:pt>
                <c:pt idx="2" formatCode="0.00">
                  <c:v>50.22</c:v>
                </c:pt>
                <c:pt idx="3">
                  <c:v>51.61</c:v>
                </c:pt>
                <c:pt idx="4">
                  <c:v>52.83</c:v>
                </c:pt>
                <c:pt idx="5" formatCode="0.00">
                  <c:v>53.81</c:v>
                </c:pt>
                <c:pt idx="6" formatCode="0.00">
                  <c:v>54.48</c:v>
                </c:pt>
                <c:pt idx="7">
                  <c:v>54.29</c:v>
                </c:pt>
                <c:pt idx="8">
                  <c:v>54.1</c:v>
                </c:pt>
              </c:numCache>
            </c:numRef>
          </c:yVal>
          <c:smooth val="0"/>
          <c:extLst>
            <c:ext xmlns:c16="http://schemas.microsoft.com/office/drawing/2014/chart" uri="{C3380CC4-5D6E-409C-BE32-E72D297353CC}">
              <c16:uniqueId val="{00000007-B90B-45E8-AB50-9BC8753D7892}"/>
            </c:ext>
          </c:extLst>
        </c:ser>
        <c:ser>
          <c:idx val="4"/>
          <c:order val="4"/>
          <c:tx>
            <c:v>UA 6750(kW/K)</c:v>
          </c:tx>
          <c:spPr>
            <a:ln w="25400" cap="rnd">
              <a:noFill/>
              <a:round/>
            </a:ln>
            <a:effectLst/>
          </c:spPr>
          <c:marker>
            <c:symbol val="star"/>
            <c:size val="6"/>
            <c:spPr>
              <a:noFill/>
              <a:ln w="9525">
                <a:solidFill>
                  <a:schemeClr val="accent5"/>
                </a:solidFill>
                <a:round/>
              </a:ln>
              <a:effectLst/>
            </c:spPr>
          </c:marker>
          <c:trendline>
            <c:spPr>
              <a:ln w="9525" cap="rnd">
                <a:solidFill>
                  <a:schemeClr val="accent5"/>
                </a:solidFill>
              </a:ln>
              <a:effectLst/>
            </c:spPr>
            <c:trendlineType val="poly"/>
            <c:order val="6"/>
            <c:dispRSqr val="0"/>
            <c:dispEq val="0"/>
          </c:trendline>
          <c:xVal>
            <c:numRef>
              <c:f>Hoja1!$C$4:$C$12</c:f>
              <c:numCache>
                <c:formatCode>General</c:formatCode>
                <c:ptCount val="9"/>
                <c:pt idx="0">
                  <c:v>10</c:v>
                </c:pt>
                <c:pt idx="1">
                  <c:v>20</c:v>
                </c:pt>
                <c:pt idx="2">
                  <c:v>30</c:v>
                </c:pt>
                <c:pt idx="3">
                  <c:v>40</c:v>
                </c:pt>
                <c:pt idx="4">
                  <c:v>50</c:v>
                </c:pt>
                <c:pt idx="5">
                  <c:v>60</c:v>
                </c:pt>
                <c:pt idx="6">
                  <c:v>70</c:v>
                </c:pt>
                <c:pt idx="7">
                  <c:v>80</c:v>
                </c:pt>
                <c:pt idx="8">
                  <c:v>90</c:v>
                </c:pt>
              </c:numCache>
            </c:numRef>
          </c:xVal>
          <c:yVal>
            <c:numRef>
              <c:f>Hoja1!$F$56:$F$64</c:f>
              <c:numCache>
                <c:formatCode>General</c:formatCode>
                <c:ptCount val="9"/>
                <c:pt idx="0">
                  <c:v>47.62</c:v>
                </c:pt>
                <c:pt idx="1">
                  <c:v>49.14</c:v>
                </c:pt>
                <c:pt idx="2" formatCode="0.00">
                  <c:v>50.46</c:v>
                </c:pt>
                <c:pt idx="3">
                  <c:v>51.82</c:v>
                </c:pt>
                <c:pt idx="4">
                  <c:v>53.06</c:v>
                </c:pt>
                <c:pt idx="5" formatCode="0.00">
                  <c:v>54.05</c:v>
                </c:pt>
                <c:pt idx="6" formatCode="0.00">
                  <c:v>54.74</c:v>
                </c:pt>
                <c:pt idx="7">
                  <c:v>54.62</c:v>
                </c:pt>
                <c:pt idx="8">
                  <c:v>54.5</c:v>
                </c:pt>
              </c:numCache>
            </c:numRef>
          </c:yVal>
          <c:smooth val="0"/>
          <c:extLst>
            <c:ext xmlns:c16="http://schemas.microsoft.com/office/drawing/2014/chart" uri="{C3380CC4-5D6E-409C-BE32-E72D297353CC}">
              <c16:uniqueId val="{00000009-B90B-45E8-AB50-9BC8753D7892}"/>
            </c:ext>
          </c:extLst>
        </c:ser>
        <c:ser>
          <c:idx val="5"/>
          <c:order val="5"/>
          <c:tx>
            <c:v>UA 7750(kW/K)</c:v>
          </c:tx>
          <c:spPr>
            <a:ln w="25400" cap="rnd">
              <a:noFill/>
              <a:round/>
            </a:ln>
            <a:effectLst/>
          </c:spPr>
          <c:marker>
            <c:symbol val="circle"/>
            <c:size val="6"/>
            <c:spPr>
              <a:solidFill>
                <a:schemeClr val="accent6"/>
              </a:solidFill>
              <a:ln w="9525">
                <a:solidFill>
                  <a:schemeClr val="accent6"/>
                </a:solidFill>
                <a:round/>
              </a:ln>
              <a:effectLst/>
            </c:spPr>
          </c:marker>
          <c:trendline>
            <c:spPr>
              <a:ln w="9525" cap="rnd">
                <a:solidFill>
                  <a:schemeClr val="accent6"/>
                </a:solidFill>
              </a:ln>
              <a:effectLst/>
            </c:spPr>
            <c:trendlineType val="poly"/>
            <c:order val="6"/>
            <c:dispRSqr val="0"/>
            <c:dispEq val="0"/>
          </c:trendline>
          <c:xVal>
            <c:numRef>
              <c:f>Hoja1!$C$4:$C$12</c:f>
              <c:numCache>
                <c:formatCode>General</c:formatCode>
                <c:ptCount val="9"/>
                <c:pt idx="0">
                  <c:v>10</c:v>
                </c:pt>
                <c:pt idx="1">
                  <c:v>20</c:v>
                </c:pt>
                <c:pt idx="2">
                  <c:v>30</c:v>
                </c:pt>
                <c:pt idx="3">
                  <c:v>40</c:v>
                </c:pt>
                <c:pt idx="4">
                  <c:v>50</c:v>
                </c:pt>
                <c:pt idx="5">
                  <c:v>60</c:v>
                </c:pt>
                <c:pt idx="6">
                  <c:v>70</c:v>
                </c:pt>
                <c:pt idx="7">
                  <c:v>80</c:v>
                </c:pt>
                <c:pt idx="8">
                  <c:v>90</c:v>
                </c:pt>
              </c:numCache>
            </c:numRef>
          </c:xVal>
          <c:yVal>
            <c:numRef>
              <c:f>Hoja1!$F$69:$F$77</c:f>
              <c:numCache>
                <c:formatCode>General</c:formatCode>
                <c:ptCount val="9"/>
                <c:pt idx="0">
                  <c:v>47.75</c:v>
                </c:pt>
                <c:pt idx="1">
                  <c:v>49.27</c:v>
                </c:pt>
                <c:pt idx="2" formatCode="0.00">
                  <c:v>50.56</c:v>
                </c:pt>
                <c:pt idx="3">
                  <c:v>51.94</c:v>
                </c:pt>
                <c:pt idx="4">
                  <c:v>53.18</c:v>
                </c:pt>
                <c:pt idx="5" formatCode="0.00">
                  <c:v>54.17</c:v>
                </c:pt>
                <c:pt idx="6" formatCode="0.00">
                  <c:v>54.89</c:v>
                </c:pt>
                <c:pt idx="7">
                  <c:v>54.8</c:v>
                </c:pt>
                <c:pt idx="8">
                  <c:v>54.71</c:v>
                </c:pt>
              </c:numCache>
            </c:numRef>
          </c:yVal>
          <c:smooth val="0"/>
          <c:extLst>
            <c:ext xmlns:c16="http://schemas.microsoft.com/office/drawing/2014/chart" uri="{C3380CC4-5D6E-409C-BE32-E72D297353CC}">
              <c16:uniqueId val="{0000000B-B90B-45E8-AB50-9BC8753D7892}"/>
            </c:ext>
          </c:extLst>
        </c:ser>
        <c:ser>
          <c:idx val="6"/>
          <c:order val="6"/>
          <c:tx>
            <c:v>UA 8750(kW/K)</c:v>
          </c:tx>
          <c:spPr>
            <a:ln w="25400" cap="rnd">
              <a:noFill/>
              <a:round/>
            </a:ln>
            <a:effectLst/>
          </c:spPr>
          <c:marker>
            <c:symbol val="plus"/>
            <c:size val="6"/>
            <c:spPr>
              <a:noFill/>
              <a:ln w="9525">
                <a:solidFill>
                  <a:schemeClr val="accent1">
                    <a:lumMod val="60000"/>
                  </a:schemeClr>
                </a:solidFill>
                <a:round/>
              </a:ln>
              <a:effectLst/>
            </c:spPr>
          </c:marker>
          <c:trendline>
            <c:spPr>
              <a:ln w="9525" cap="rnd">
                <a:solidFill>
                  <a:schemeClr val="accent1">
                    <a:lumMod val="60000"/>
                  </a:schemeClr>
                </a:solidFill>
              </a:ln>
              <a:effectLst/>
            </c:spPr>
            <c:trendlineType val="poly"/>
            <c:order val="6"/>
            <c:dispRSqr val="0"/>
            <c:dispEq val="0"/>
          </c:trendline>
          <c:xVal>
            <c:numRef>
              <c:f>Hoja1!$C$4:$C$12</c:f>
              <c:numCache>
                <c:formatCode>General</c:formatCode>
                <c:ptCount val="9"/>
                <c:pt idx="0">
                  <c:v>10</c:v>
                </c:pt>
                <c:pt idx="1">
                  <c:v>20</c:v>
                </c:pt>
                <c:pt idx="2">
                  <c:v>30</c:v>
                </c:pt>
                <c:pt idx="3">
                  <c:v>40</c:v>
                </c:pt>
                <c:pt idx="4">
                  <c:v>50</c:v>
                </c:pt>
                <c:pt idx="5">
                  <c:v>60</c:v>
                </c:pt>
                <c:pt idx="6">
                  <c:v>70</c:v>
                </c:pt>
                <c:pt idx="7">
                  <c:v>80</c:v>
                </c:pt>
                <c:pt idx="8">
                  <c:v>90</c:v>
                </c:pt>
              </c:numCache>
            </c:numRef>
          </c:xVal>
          <c:yVal>
            <c:numRef>
              <c:f>Hoja1!$F$82:$F$90</c:f>
              <c:numCache>
                <c:formatCode>General</c:formatCode>
                <c:ptCount val="9"/>
                <c:pt idx="0">
                  <c:v>47.84</c:v>
                </c:pt>
                <c:pt idx="1">
                  <c:v>49.34</c:v>
                </c:pt>
                <c:pt idx="2" formatCode="0.00">
                  <c:v>50.63</c:v>
                </c:pt>
                <c:pt idx="3">
                  <c:v>51.99</c:v>
                </c:pt>
                <c:pt idx="4">
                  <c:v>53.23</c:v>
                </c:pt>
                <c:pt idx="5" formatCode="0.00">
                  <c:v>54.23</c:v>
                </c:pt>
                <c:pt idx="6" formatCode="0.00">
                  <c:v>54.95</c:v>
                </c:pt>
                <c:pt idx="7">
                  <c:v>54.9</c:v>
                </c:pt>
                <c:pt idx="8">
                  <c:v>54.85</c:v>
                </c:pt>
              </c:numCache>
            </c:numRef>
          </c:yVal>
          <c:smooth val="0"/>
          <c:extLst>
            <c:ext xmlns:c16="http://schemas.microsoft.com/office/drawing/2014/chart" uri="{C3380CC4-5D6E-409C-BE32-E72D297353CC}">
              <c16:uniqueId val="{0000000D-B90B-45E8-AB50-9BC8753D7892}"/>
            </c:ext>
          </c:extLst>
        </c:ser>
        <c:ser>
          <c:idx val="7"/>
          <c:order val="7"/>
          <c:tx>
            <c:v>UA 9750(kW/K)</c:v>
          </c:tx>
          <c:spPr>
            <a:ln w="25400" cap="rnd">
              <a:noFill/>
              <a:round/>
            </a:ln>
            <a:effectLst/>
          </c:spPr>
          <c:marker>
            <c:symbol val="dot"/>
            <c:size val="6"/>
            <c:spPr>
              <a:solidFill>
                <a:schemeClr val="accent2">
                  <a:lumMod val="60000"/>
                </a:schemeClr>
              </a:solidFill>
              <a:ln w="9525">
                <a:solidFill>
                  <a:schemeClr val="accent2">
                    <a:lumMod val="60000"/>
                  </a:schemeClr>
                </a:solidFill>
                <a:round/>
              </a:ln>
              <a:effectLst/>
            </c:spPr>
          </c:marker>
          <c:trendline>
            <c:spPr>
              <a:ln w="9525" cap="rnd">
                <a:solidFill>
                  <a:schemeClr val="accent2">
                    <a:lumMod val="60000"/>
                  </a:schemeClr>
                </a:solidFill>
              </a:ln>
              <a:effectLst/>
            </c:spPr>
            <c:trendlineType val="poly"/>
            <c:order val="6"/>
            <c:dispRSqr val="0"/>
            <c:dispEq val="0"/>
          </c:trendline>
          <c:xVal>
            <c:numRef>
              <c:f>Hoja1!$C$4:$C$12</c:f>
              <c:numCache>
                <c:formatCode>General</c:formatCode>
                <c:ptCount val="9"/>
                <c:pt idx="0">
                  <c:v>10</c:v>
                </c:pt>
                <c:pt idx="1">
                  <c:v>20</c:v>
                </c:pt>
                <c:pt idx="2">
                  <c:v>30</c:v>
                </c:pt>
                <c:pt idx="3">
                  <c:v>40</c:v>
                </c:pt>
                <c:pt idx="4">
                  <c:v>50</c:v>
                </c:pt>
                <c:pt idx="5">
                  <c:v>60</c:v>
                </c:pt>
                <c:pt idx="6">
                  <c:v>70</c:v>
                </c:pt>
                <c:pt idx="7">
                  <c:v>80</c:v>
                </c:pt>
                <c:pt idx="8">
                  <c:v>90</c:v>
                </c:pt>
              </c:numCache>
            </c:numRef>
          </c:xVal>
          <c:yVal>
            <c:numRef>
              <c:f>Hoja1!$F$95:$F$103</c:f>
              <c:numCache>
                <c:formatCode>General</c:formatCode>
                <c:ptCount val="9"/>
                <c:pt idx="0">
                  <c:v>47.89</c:v>
                </c:pt>
                <c:pt idx="1">
                  <c:v>49.38</c:v>
                </c:pt>
                <c:pt idx="2" formatCode="0.00">
                  <c:v>50.67</c:v>
                </c:pt>
                <c:pt idx="3">
                  <c:v>52.02</c:v>
                </c:pt>
                <c:pt idx="4">
                  <c:v>53.26</c:v>
                </c:pt>
                <c:pt idx="5" formatCode="0.00">
                  <c:v>54.26</c:v>
                </c:pt>
                <c:pt idx="6" formatCode="0.00">
                  <c:v>54.99</c:v>
                </c:pt>
                <c:pt idx="7">
                  <c:v>54.95</c:v>
                </c:pt>
                <c:pt idx="8">
                  <c:v>54.91</c:v>
                </c:pt>
              </c:numCache>
            </c:numRef>
          </c:yVal>
          <c:smooth val="0"/>
          <c:extLst>
            <c:ext xmlns:c16="http://schemas.microsoft.com/office/drawing/2014/chart" uri="{C3380CC4-5D6E-409C-BE32-E72D297353CC}">
              <c16:uniqueId val="{0000000F-B90B-45E8-AB50-9BC8753D7892}"/>
            </c:ext>
          </c:extLst>
        </c:ser>
        <c:ser>
          <c:idx val="8"/>
          <c:order val="8"/>
          <c:tx>
            <c:v>UA 10750(kW/K)</c:v>
          </c:tx>
          <c:spPr>
            <a:ln w="25400" cap="rnd">
              <a:noFill/>
              <a:round/>
            </a:ln>
            <a:effectLst/>
          </c:spPr>
          <c:marker>
            <c:symbol val="dot"/>
            <c:size val="6"/>
            <c:spPr>
              <a:solidFill>
                <a:schemeClr val="accent3">
                  <a:lumMod val="60000"/>
                </a:schemeClr>
              </a:solidFill>
              <a:ln w="9525">
                <a:solidFill>
                  <a:schemeClr val="accent3">
                    <a:lumMod val="60000"/>
                  </a:schemeClr>
                </a:solidFill>
                <a:round/>
              </a:ln>
              <a:effectLst/>
            </c:spPr>
          </c:marker>
          <c:trendline>
            <c:spPr>
              <a:ln w="9525" cap="rnd">
                <a:solidFill>
                  <a:schemeClr val="accent3">
                    <a:lumMod val="60000"/>
                  </a:schemeClr>
                </a:solidFill>
              </a:ln>
              <a:effectLst/>
            </c:spPr>
            <c:trendlineType val="poly"/>
            <c:order val="6"/>
            <c:dispRSqr val="0"/>
            <c:dispEq val="0"/>
          </c:trendline>
          <c:xVal>
            <c:numRef>
              <c:f>Hoja1!$C$4:$C$12</c:f>
              <c:numCache>
                <c:formatCode>General</c:formatCode>
                <c:ptCount val="9"/>
                <c:pt idx="0">
                  <c:v>10</c:v>
                </c:pt>
                <c:pt idx="1">
                  <c:v>20</c:v>
                </c:pt>
                <c:pt idx="2">
                  <c:v>30</c:v>
                </c:pt>
                <c:pt idx="3">
                  <c:v>40</c:v>
                </c:pt>
                <c:pt idx="4">
                  <c:v>50</c:v>
                </c:pt>
                <c:pt idx="5">
                  <c:v>60</c:v>
                </c:pt>
                <c:pt idx="6">
                  <c:v>70</c:v>
                </c:pt>
                <c:pt idx="7">
                  <c:v>80</c:v>
                </c:pt>
                <c:pt idx="8">
                  <c:v>90</c:v>
                </c:pt>
              </c:numCache>
            </c:numRef>
          </c:xVal>
          <c:yVal>
            <c:numRef>
              <c:f>Hoja1!$F$108:$F$116</c:f>
              <c:numCache>
                <c:formatCode>General</c:formatCode>
                <c:ptCount val="9"/>
                <c:pt idx="0">
                  <c:v>47.93</c:v>
                </c:pt>
                <c:pt idx="1">
                  <c:v>49.4</c:v>
                </c:pt>
                <c:pt idx="2" formatCode="0.00">
                  <c:v>50.67</c:v>
                </c:pt>
                <c:pt idx="3">
                  <c:v>52.03</c:v>
                </c:pt>
                <c:pt idx="4">
                  <c:v>53.27</c:v>
                </c:pt>
                <c:pt idx="5" formatCode="0.00">
                  <c:v>54.27</c:v>
                </c:pt>
                <c:pt idx="6">
                  <c:v>55.01</c:v>
                </c:pt>
                <c:pt idx="7">
                  <c:v>54.99</c:v>
                </c:pt>
                <c:pt idx="8">
                  <c:v>54.97</c:v>
                </c:pt>
              </c:numCache>
            </c:numRef>
          </c:yVal>
          <c:smooth val="0"/>
          <c:extLst>
            <c:ext xmlns:c16="http://schemas.microsoft.com/office/drawing/2014/chart" uri="{C3380CC4-5D6E-409C-BE32-E72D297353CC}">
              <c16:uniqueId val="{00000011-B90B-45E8-AB50-9BC8753D7892}"/>
            </c:ext>
          </c:extLst>
        </c:ser>
        <c:dLbls>
          <c:showLegendKey val="0"/>
          <c:showVal val="0"/>
          <c:showCatName val="0"/>
          <c:showSerName val="0"/>
          <c:showPercent val="0"/>
          <c:showBubbleSize val="0"/>
        </c:dLbls>
        <c:axId val="1483947472"/>
        <c:axId val="1483954192"/>
      </c:scatterChart>
      <c:valAx>
        <c:axId val="1483947472"/>
        <c:scaling>
          <c:orientation val="minMax"/>
          <c:max val="90"/>
          <c:min val="10"/>
        </c:scaling>
        <c:delete val="0"/>
        <c:axPos val="b"/>
        <c:majorGridlines>
          <c:spPr>
            <a:ln w="3175" cap="flat" cmpd="sng" algn="ctr">
              <a:solidFill>
                <a:schemeClr val="tx1"/>
              </a:solidFill>
              <a:prstDash val="dash"/>
              <a:round/>
            </a:ln>
            <a:effectLst/>
          </c:spPr>
        </c:majorGridlines>
        <c:title>
          <c:tx>
            <c:rich>
              <a:bodyPr rot="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r>
                  <a:rPr lang="es-ES"/>
                  <a:t>% Mol NF3</a:t>
                </a:r>
              </a:p>
            </c:rich>
          </c:tx>
          <c:overlay val="0"/>
          <c:spPr>
            <a:noFill/>
            <a:ln>
              <a:noFill/>
            </a:ln>
            <a:effectLst/>
          </c:spPr>
          <c:txPr>
            <a:bodyPr rot="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crossAx val="1483954192"/>
        <c:crosses val="autoZero"/>
        <c:crossBetween val="midCat"/>
      </c:valAx>
      <c:valAx>
        <c:axId val="1483954192"/>
        <c:scaling>
          <c:orientation val="minMax"/>
          <c:max val="56"/>
          <c:min val="45"/>
        </c:scaling>
        <c:delete val="0"/>
        <c:axPos val="l"/>
        <c:majorGridlines>
          <c:spPr>
            <a:ln w="3175" cap="flat" cmpd="sng" algn="ctr">
              <a:solidFill>
                <a:schemeClr val="tx1"/>
              </a:solidFill>
              <a:prstDash val="dash"/>
              <a:round/>
            </a:ln>
            <a:effectLst/>
          </c:spPr>
        </c:majorGridlines>
        <c:title>
          <c:tx>
            <c:rich>
              <a:bodyPr rot="-540000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r>
                  <a:rPr lang="es-ES"/>
                  <a:t>Efficiency %</a:t>
                </a:r>
              </a:p>
            </c:rich>
          </c:tx>
          <c:overlay val="0"/>
          <c:spPr>
            <a:noFill/>
            <a:ln>
              <a:noFill/>
            </a:ln>
            <a:effectLst/>
          </c:spPr>
          <c:txPr>
            <a:bodyPr rot="-540000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crossAx val="1483947472"/>
        <c:crosses val="autoZero"/>
        <c:crossBetween val="midCat"/>
      </c:valAx>
      <c:spPr>
        <a:noFill/>
        <a:ln>
          <a:solidFill>
            <a:schemeClr val="tx1"/>
          </a:solidFill>
        </a:ln>
        <a:effectLst/>
      </c:spPr>
    </c:plotArea>
    <c:legend>
      <c:legendPos val="r"/>
      <c:legendEntry>
        <c:idx val="9"/>
        <c:delete val="1"/>
      </c:legendEntry>
      <c:legendEntry>
        <c:idx val="10"/>
        <c:delete val="1"/>
      </c:legendEntry>
      <c:legendEntry>
        <c:idx val="11"/>
        <c:delete val="1"/>
      </c:legendEntry>
      <c:legendEntry>
        <c:idx val="12"/>
        <c:delete val="1"/>
      </c:legendEntry>
      <c:legendEntry>
        <c:idx val="13"/>
        <c:delete val="1"/>
      </c:legendEntry>
      <c:legendEntry>
        <c:idx val="14"/>
        <c:delete val="1"/>
      </c:legendEntry>
      <c:legendEntry>
        <c:idx val="15"/>
        <c:delete val="1"/>
      </c:legendEntry>
      <c:legendEntry>
        <c:idx val="16"/>
        <c:delete val="1"/>
      </c:legendEntry>
      <c:legendEntry>
        <c:idx val="17"/>
        <c:delete val="1"/>
      </c:legendEntry>
      <c:layout>
        <c:manualLayout>
          <c:xMode val="edge"/>
          <c:yMode val="edge"/>
          <c:x val="0.77575395000459879"/>
          <c:y val="0.29934131029093858"/>
          <c:w val="0.21002563354034784"/>
          <c:h val="0.48573433124755167"/>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sz="800"/>
      </a:pPr>
      <a:endParaRPr lang="es-E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1712304618639107E-2"/>
          <c:y val="4.8511576626240352E-2"/>
          <c:w val="0.68158783747689611"/>
          <c:h val="0.80548281519936804"/>
        </c:manualLayout>
      </c:layout>
      <c:scatterChart>
        <c:scatterStyle val="lineMarker"/>
        <c:varyColors val="0"/>
        <c:ser>
          <c:idx val="0"/>
          <c:order val="0"/>
          <c:tx>
            <c:v>UA 3500(kW/K)</c:v>
          </c:tx>
          <c:spPr>
            <a:ln w="25400" cap="rnd">
              <a:noFill/>
              <a:round/>
            </a:ln>
            <a:effectLst/>
          </c:spPr>
          <c:marker>
            <c:symbol val="diamond"/>
            <c:size val="6"/>
            <c:spPr>
              <a:solidFill>
                <a:schemeClr val="accent1"/>
              </a:solidFill>
              <a:ln w="9525">
                <a:solidFill>
                  <a:schemeClr val="accent1"/>
                </a:solidFill>
                <a:round/>
              </a:ln>
              <a:effectLst/>
            </c:spPr>
          </c:marker>
          <c:trendline>
            <c:spPr>
              <a:ln w="9525" cap="rnd">
                <a:solidFill>
                  <a:schemeClr val="accent1"/>
                </a:solidFill>
              </a:ln>
              <a:effectLst/>
            </c:spPr>
            <c:trendlineType val="poly"/>
            <c:order val="6"/>
            <c:dispRSqr val="0"/>
            <c:dispEq val="0"/>
          </c:trendline>
          <c:xVal>
            <c:numRef>
              <c:f>Sheet1!$C$4:$C$12</c:f>
              <c:numCache>
                <c:formatCode>General</c:formatCode>
                <c:ptCount val="9"/>
                <c:pt idx="0">
                  <c:v>10</c:v>
                </c:pt>
                <c:pt idx="1">
                  <c:v>20</c:v>
                </c:pt>
                <c:pt idx="2">
                  <c:v>32</c:v>
                </c:pt>
                <c:pt idx="3">
                  <c:v>40</c:v>
                </c:pt>
                <c:pt idx="4">
                  <c:v>50</c:v>
                </c:pt>
                <c:pt idx="5">
                  <c:v>60</c:v>
                </c:pt>
                <c:pt idx="6">
                  <c:v>70</c:v>
                </c:pt>
                <c:pt idx="7">
                  <c:v>80</c:v>
                </c:pt>
                <c:pt idx="8">
                  <c:v>91</c:v>
                </c:pt>
              </c:numCache>
            </c:numRef>
          </c:xVal>
          <c:yVal>
            <c:numRef>
              <c:f>Sheet1!$F$4:$F$12</c:f>
              <c:numCache>
                <c:formatCode>General</c:formatCode>
                <c:ptCount val="9"/>
                <c:pt idx="0">
                  <c:v>47.14</c:v>
                </c:pt>
                <c:pt idx="1">
                  <c:v>48.42</c:v>
                </c:pt>
                <c:pt idx="2">
                  <c:v>50.41</c:v>
                </c:pt>
                <c:pt idx="3">
                  <c:v>51.36</c:v>
                </c:pt>
                <c:pt idx="4">
                  <c:v>52.46</c:v>
                </c:pt>
                <c:pt idx="5" formatCode="0.00">
                  <c:v>53.16</c:v>
                </c:pt>
                <c:pt idx="6">
                  <c:v>53.35</c:v>
                </c:pt>
                <c:pt idx="7">
                  <c:v>52.88</c:v>
                </c:pt>
                <c:pt idx="8">
                  <c:v>52.47</c:v>
                </c:pt>
              </c:numCache>
            </c:numRef>
          </c:yVal>
          <c:smooth val="0"/>
          <c:extLst>
            <c:ext xmlns:c16="http://schemas.microsoft.com/office/drawing/2014/chart" uri="{C3380CC4-5D6E-409C-BE32-E72D297353CC}">
              <c16:uniqueId val="{00000001-0646-422D-B4B0-C1CC775988F8}"/>
            </c:ext>
          </c:extLst>
        </c:ser>
        <c:ser>
          <c:idx val="1"/>
          <c:order val="1"/>
          <c:tx>
            <c:v>UA 3750(kW/K)</c:v>
          </c:tx>
          <c:spPr>
            <a:ln w="25400" cap="rnd">
              <a:noFill/>
              <a:round/>
            </a:ln>
            <a:effectLst/>
          </c:spPr>
          <c:marker>
            <c:symbol val="square"/>
            <c:size val="6"/>
            <c:spPr>
              <a:solidFill>
                <a:schemeClr val="accent2"/>
              </a:solidFill>
              <a:ln w="9525">
                <a:solidFill>
                  <a:schemeClr val="accent2"/>
                </a:solidFill>
                <a:round/>
              </a:ln>
              <a:effectLst/>
            </c:spPr>
          </c:marker>
          <c:trendline>
            <c:spPr>
              <a:ln w="9525" cap="rnd">
                <a:solidFill>
                  <a:schemeClr val="accent2"/>
                </a:solidFill>
              </a:ln>
              <a:effectLst/>
            </c:spPr>
            <c:trendlineType val="poly"/>
            <c:order val="6"/>
            <c:dispRSqr val="0"/>
            <c:dispEq val="0"/>
          </c:trendline>
          <c:xVal>
            <c:numRef>
              <c:f>Sheet1!$C$4:$C$12</c:f>
              <c:numCache>
                <c:formatCode>General</c:formatCode>
                <c:ptCount val="9"/>
                <c:pt idx="0">
                  <c:v>10</c:v>
                </c:pt>
                <c:pt idx="1">
                  <c:v>20</c:v>
                </c:pt>
                <c:pt idx="2">
                  <c:v>32</c:v>
                </c:pt>
                <c:pt idx="3">
                  <c:v>40</c:v>
                </c:pt>
                <c:pt idx="4">
                  <c:v>50</c:v>
                </c:pt>
                <c:pt idx="5">
                  <c:v>60</c:v>
                </c:pt>
                <c:pt idx="6">
                  <c:v>70</c:v>
                </c:pt>
                <c:pt idx="7">
                  <c:v>80</c:v>
                </c:pt>
                <c:pt idx="8">
                  <c:v>91</c:v>
                </c:pt>
              </c:numCache>
            </c:numRef>
          </c:xVal>
          <c:yVal>
            <c:numRef>
              <c:f>Sheet1!$F$17:$F$25</c:f>
              <c:numCache>
                <c:formatCode>General</c:formatCode>
                <c:ptCount val="9"/>
                <c:pt idx="0">
                  <c:v>47.33</c:v>
                </c:pt>
                <c:pt idx="1">
                  <c:v>48.61</c:v>
                </c:pt>
                <c:pt idx="2">
                  <c:v>50.6</c:v>
                </c:pt>
                <c:pt idx="3">
                  <c:v>51.51</c:v>
                </c:pt>
                <c:pt idx="4">
                  <c:v>52.63</c:v>
                </c:pt>
                <c:pt idx="5" formatCode="0.00">
                  <c:v>53.3</c:v>
                </c:pt>
                <c:pt idx="6" formatCode="0.00">
                  <c:v>53.47</c:v>
                </c:pt>
                <c:pt idx="7">
                  <c:v>52.95</c:v>
                </c:pt>
                <c:pt idx="8">
                  <c:v>52.49</c:v>
                </c:pt>
              </c:numCache>
            </c:numRef>
          </c:yVal>
          <c:smooth val="0"/>
          <c:extLst>
            <c:ext xmlns:c16="http://schemas.microsoft.com/office/drawing/2014/chart" uri="{C3380CC4-5D6E-409C-BE32-E72D297353CC}">
              <c16:uniqueId val="{00000003-0646-422D-B4B0-C1CC775988F8}"/>
            </c:ext>
          </c:extLst>
        </c:ser>
        <c:ser>
          <c:idx val="2"/>
          <c:order val="2"/>
          <c:tx>
            <c:v>UA 4750(kW/K)</c:v>
          </c:tx>
          <c:spPr>
            <a:ln w="25400" cap="rnd">
              <a:noFill/>
              <a:round/>
            </a:ln>
            <a:effectLst/>
          </c:spPr>
          <c:marker>
            <c:symbol val="triangle"/>
            <c:size val="6"/>
            <c:spPr>
              <a:solidFill>
                <a:schemeClr val="accent3"/>
              </a:solidFill>
              <a:ln w="9525">
                <a:solidFill>
                  <a:schemeClr val="accent3"/>
                </a:solidFill>
                <a:round/>
              </a:ln>
              <a:effectLst/>
            </c:spPr>
          </c:marker>
          <c:trendline>
            <c:spPr>
              <a:ln w="9525" cap="rnd">
                <a:solidFill>
                  <a:schemeClr val="accent3"/>
                </a:solidFill>
              </a:ln>
              <a:effectLst/>
            </c:spPr>
            <c:trendlineType val="poly"/>
            <c:order val="6"/>
            <c:dispRSqr val="0"/>
            <c:dispEq val="0"/>
          </c:trendline>
          <c:xVal>
            <c:numRef>
              <c:f>Sheet1!$C$4:$C$12</c:f>
              <c:numCache>
                <c:formatCode>General</c:formatCode>
                <c:ptCount val="9"/>
                <c:pt idx="0">
                  <c:v>10</c:v>
                </c:pt>
                <c:pt idx="1">
                  <c:v>20</c:v>
                </c:pt>
                <c:pt idx="2">
                  <c:v>32</c:v>
                </c:pt>
                <c:pt idx="3">
                  <c:v>40</c:v>
                </c:pt>
                <c:pt idx="4">
                  <c:v>50</c:v>
                </c:pt>
                <c:pt idx="5">
                  <c:v>60</c:v>
                </c:pt>
                <c:pt idx="6">
                  <c:v>70</c:v>
                </c:pt>
                <c:pt idx="7">
                  <c:v>80</c:v>
                </c:pt>
                <c:pt idx="8">
                  <c:v>91</c:v>
                </c:pt>
              </c:numCache>
            </c:numRef>
          </c:xVal>
          <c:yVal>
            <c:numRef>
              <c:f>Sheet1!$F$30:$F$38</c:f>
              <c:numCache>
                <c:formatCode>General</c:formatCode>
                <c:ptCount val="9"/>
                <c:pt idx="0">
                  <c:v>47.76</c:v>
                </c:pt>
                <c:pt idx="1">
                  <c:v>49.01</c:v>
                </c:pt>
                <c:pt idx="2">
                  <c:v>50.91</c:v>
                </c:pt>
                <c:pt idx="3">
                  <c:v>51.82</c:v>
                </c:pt>
                <c:pt idx="4">
                  <c:v>52.91</c:v>
                </c:pt>
                <c:pt idx="5" formatCode="0.00">
                  <c:v>53.57</c:v>
                </c:pt>
                <c:pt idx="6">
                  <c:v>53.67</c:v>
                </c:pt>
                <c:pt idx="7">
                  <c:v>53.03</c:v>
                </c:pt>
                <c:pt idx="8">
                  <c:v>52.53</c:v>
                </c:pt>
              </c:numCache>
            </c:numRef>
          </c:yVal>
          <c:smooth val="0"/>
          <c:extLst>
            <c:ext xmlns:c16="http://schemas.microsoft.com/office/drawing/2014/chart" uri="{C3380CC4-5D6E-409C-BE32-E72D297353CC}">
              <c16:uniqueId val="{00000005-0646-422D-B4B0-C1CC775988F8}"/>
            </c:ext>
          </c:extLst>
        </c:ser>
        <c:ser>
          <c:idx val="3"/>
          <c:order val="3"/>
          <c:tx>
            <c:v>UA 5750(kW/K)</c:v>
          </c:tx>
          <c:spPr>
            <a:ln w="25400" cap="rnd">
              <a:noFill/>
              <a:round/>
            </a:ln>
            <a:effectLst/>
          </c:spPr>
          <c:marker>
            <c:symbol val="x"/>
            <c:size val="6"/>
            <c:spPr>
              <a:noFill/>
              <a:ln w="9525">
                <a:solidFill>
                  <a:schemeClr val="accent4"/>
                </a:solidFill>
                <a:round/>
              </a:ln>
              <a:effectLst/>
            </c:spPr>
          </c:marker>
          <c:trendline>
            <c:spPr>
              <a:ln w="9525" cap="rnd">
                <a:solidFill>
                  <a:schemeClr val="accent4"/>
                </a:solidFill>
              </a:ln>
              <a:effectLst/>
            </c:spPr>
            <c:trendlineType val="poly"/>
            <c:order val="6"/>
            <c:dispRSqr val="0"/>
            <c:dispEq val="0"/>
          </c:trendline>
          <c:xVal>
            <c:numRef>
              <c:f>Sheet1!$C$4:$C$12</c:f>
              <c:numCache>
                <c:formatCode>General</c:formatCode>
                <c:ptCount val="9"/>
                <c:pt idx="0">
                  <c:v>10</c:v>
                </c:pt>
                <c:pt idx="1">
                  <c:v>20</c:v>
                </c:pt>
                <c:pt idx="2">
                  <c:v>32</c:v>
                </c:pt>
                <c:pt idx="3">
                  <c:v>40</c:v>
                </c:pt>
                <c:pt idx="4">
                  <c:v>50</c:v>
                </c:pt>
                <c:pt idx="5">
                  <c:v>60</c:v>
                </c:pt>
                <c:pt idx="6">
                  <c:v>70</c:v>
                </c:pt>
                <c:pt idx="7">
                  <c:v>80</c:v>
                </c:pt>
                <c:pt idx="8">
                  <c:v>91</c:v>
                </c:pt>
              </c:numCache>
            </c:numRef>
          </c:xVal>
          <c:yVal>
            <c:numRef>
              <c:f>Sheet1!$F$43:$F$51</c:f>
              <c:numCache>
                <c:formatCode>General</c:formatCode>
                <c:ptCount val="9"/>
                <c:pt idx="0">
                  <c:v>47.99</c:v>
                </c:pt>
                <c:pt idx="1">
                  <c:v>49.24</c:v>
                </c:pt>
                <c:pt idx="2" formatCode="0.00">
                  <c:v>51.12</c:v>
                </c:pt>
                <c:pt idx="3">
                  <c:v>52.02</c:v>
                </c:pt>
                <c:pt idx="4">
                  <c:v>53.09</c:v>
                </c:pt>
                <c:pt idx="5" formatCode="0.00">
                  <c:v>53.73</c:v>
                </c:pt>
                <c:pt idx="6" formatCode="0.00">
                  <c:v>53.74</c:v>
                </c:pt>
                <c:pt idx="7">
                  <c:v>53.04</c:v>
                </c:pt>
                <c:pt idx="8">
                  <c:v>52.54</c:v>
                </c:pt>
              </c:numCache>
            </c:numRef>
          </c:yVal>
          <c:smooth val="0"/>
          <c:extLst>
            <c:ext xmlns:c16="http://schemas.microsoft.com/office/drawing/2014/chart" uri="{C3380CC4-5D6E-409C-BE32-E72D297353CC}">
              <c16:uniqueId val="{00000007-0646-422D-B4B0-C1CC775988F8}"/>
            </c:ext>
          </c:extLst>
        </c:ser>
        <c:ser>
          <c:idx val="4"/>
          <c:order val="4"/>
          <c:tx>
            <c:v>UA 6750(kW/K)</c:v>
          </c:tx>
          <c:spPr>
            <a:ln w="25400" cap="rnd">
              <a:noFill/>
              <a:round/>
            </a:ln>
            <a:effectLst/>
          </c:spPr>
          <c:marker>
            <c:symbol val="star"/>
            <c:size val="6"/>
            <c:spPr>
              <a:noFill/>
              <a:ln w="9525">
                <a:solidFill>
                  <a:schemeClr val="accent5"/>
                </a:solidFill>
                <a:round/>
              </a:ln>
              <a:effectLst/>
            </c:spPr>
          </c:marker>
          <c:trendline>
            <c:spPr>
              <a:ln w="9525" cap="rnd">
                <a:solidFill>
                  <a:schemeClr val="accent5"/>
                </a:solidFill>
              </a:ln>
              <a:effectLst/>
            </c:spPr>
            <c:trendlineType val="poly"/>
            <c:order val="6"/>
            <c:dispRSqr val="0"/>
            <c:dispEq val="0"/>
          </c:trendline>
          <c:xVal>
            <c:numRef>
              <c:f>Sheet1!$C$4:$C$12</c:f>
              <c:numCache>
                <c:formatCode>General</c:formatCode>
                <c:ptCount val="9"/>
                <c:pt idx="0">
                  <c:v>10</c:v>
                </c:pt>
                <c:pt idx="1">
                  <c:v>20</c:v>
                </c:pt>
                <c:pt idx="2">
                  <c:v>32</c:v>
                </c:pt>
                <c:pt idx="3">
                  <c:v>40</c:v>
                </c:pt>
                <c:pt idx="4">
                  <c:v>50</c:v>
                </c:pt>
                <c:pt idx="5">
                  <c:v>60</c:v>
                </c:pt>
                <c:pt idx="6">
                  <c:v>70</c:v>
                </c:pt>
                <c:pt idx="7">
                  <c:v>80</c:v>
                </c:pt>
                <c:pt idx="8">
                  <c:v>91</c:v>
                </c:pt>
              </c:numCache>
            </c:numRef>
          </c:xVal>
          <c:yVal>
            <c:numRef>
              <c:f>Sheet1!$F$56:$F$64</c:f>
              <c:numCache>
                <c:formatCode>General</c:formatCode>
                <c:ptCount val="9"/>
                <c:pt idx="0">
                  <c:v>48.14</c:v>
                </c:pt>
                <c:pt idx="1">
                  <c:v>49.38</c:v>
                </c:pt>
                <c:pt idx="2">
                  <c:v>51.26</c:v>
                </c:pt>
                <c:pt idx="3">
                  <c:v>52.15</c:v>
                </c:pt>
                <c:pt idx="4">
                  <c:v>53.2</c:v>
                </c:pt>
                <c:pt idx="5" formatCode="0.00">
                  <c:v>53.82</c:v>
                </c:pt>
                <c:pt idx="6">
                  <c:v>53.77</c:v>
                </c:pt>
                <c:pt idx="7">
                  <c:v>53.06</c:v>
                </c:pt>
                <c:pt idx="8">
                  <c:v>52.54</c:v>
                </c:pt>
              </c:numCache>
            </c:numRef>
          </c:yVal>
          <c:smooth val="0"/>
          <c:extLst>
            <c:ext xmlns:c16="http://schemas.microsoft.com/office/drawing/2014/chart" uri="{C3380CC4-5D6E-409C-BE32-E72D297353CC}">
              <c16:uniqueId val="{00000009-0646-422D-B4B0-C1CC775988F8}"/>
            </c:ext>
          </c:extLst>
        </c:ser>
        <c:ser>
          <c:idx val="5"/>
          <c:order val="5"/>
          <c:tx>
            <c:v>UA 7750(kW/K)</c:v>
          </c:tx>
          <c:spPr>
            <a:ln w="25400" cap="rnd">
              <a:noFill/>
              <a:round/>
            </a:ln>
            <a:effectLst/>
          </c:spPr>
          <c:marker>
            <c:symbol val="circle"/>
            <c:size val="6"/>
            <c:spPr>
              <a:solidFill>
                <a:schemeClr val="accent6"/>
              </a:solidFill>
              <a:ln w="9525">
                <a:solidFill>
                  <a:schemeClr val="accent6"/>
                </a:solidFill>
                <a:round/>
              </a:ln>
              <a:effectLst/>
            </c:spPr>
          </c:marker>
          <c:trendline>
            <c:spPr>
              <a:ln w="9525" cap="rnd">
                <a:solidFill>
                  <a:schemeClr val="accent6"/>
                </a:solidFill>
              </a:ln>
              <a:effectLst/>
            </c:spPr>
            <c:trendlineType val="poly"/>
            <c:order val="6"/>
            <c:dispRSqr val="0"/>
            <c:dispEq val="0"/>
          </c:trendline>
          <c:xVal>
            <c:numRef>
              <c:f>Sheet1!$C$4:$C$12</c:f>
              <c:numCache>
                <c:formatCode>General</c:formatCode>
                <c:ptCount val="9"/>
                <c:pt idx="0">
                  <c:v>10</c:v>
                </c:pt>
                <c:pt idx="1">
                  <c:v>20</c:v>
                </c:pt>
                <c:pt idx="2">
                  <c:v>32</c:v>
                </c:pt>
                <c:pt idx="3">
                  <c:v>40</c:v>
                </c:pt>
                <c:pt idx="4">
                  <c:v>50</c:v>
                </c:pt>
                <c:pt idx="5">
                  <c:v>60</c:v>
                </c:pt>
                <c:pt idx="6">
                  <c:v>70</c:v>
                </c:pt>
                <c:pt idx="7">
                  <c:v>80</c:v>
                </c:pt>
                <c:pt idx="8">
                  <c:v>91</c:v>
                </c:pt>
              </c:numCache>
            </c:numRef>
          </c:xVal>
          <c:yVal>
            <c:numRef>
              <c:f>Sheet1!$F$69:$F$77</c:f>
              <c:numCache>
                <c:formatCode>General</c:formatCode>
                <c:ptCount val="9"/>
                <c:pt idx="0">
                  <c:v>48.25</c:v>
                </c:pt>
                <c:pt idx="1">
                  <c:v>49.5</c:v>
                </c:pt>
                <c:pt idx="2">
                  <c:v>51.36</c:v>
                </c:pt>
                <c:pt idx="3">
                  <c:v>52.23</c:v>
                </c:pt>
                <c:pt idx="4">
                  <c:v>53.29</c:v>
                </c:pt>
                <c:pt idx="5" formatCode="0.00">
                  <c:v>53.88</c:v>
                </c:pt>
                <c:pt idx="6">
                  <c:v>53.77</c:v>
                </c:pt>
                <c:pt idx="7">
                  <c:v>53.06</c:v>
                </c:pt>
                <c:pt idx="8">
                  <c:v>52.54</c:v>
                </c:pt>
              </c:numCache>
            </c:numRef>
          </c:yVal>
          <c:smooth val="0"/>
          <c:extLst>
            <c:ext xmlns:c16="http://schemas.microsoft.com/office/drawing/2014/chart" uri="{C3380CC4-5D6E-409C-BE32-E72D297353CC}">
              <c16:uniqueId val="{0000000B-0646-422D-B4B0-C1CC775988F8}"/>
            </c:ext>
          </c:extLst>
        </c:ser>
        <c:ser>
          <c:idx val="6"/>
          <c:order val="6"/>
          <c:tx>
            <c:v>UA 8750(kW/K)</c:v>
          </c:tx>
          <c:spPr>
            <a:ln w="25400" cap="rnd">
              <a:noFill/>
              <a:round/>
            </a:ln>
            <a:effectLst/>
          </c:spPr>
          <c:marker>
            <c:symbol val="plus"/>
            <c:size val="6"/>
            <c:spPr>
              <a:noFill/>
              <a:ln w="9525">
                <a:solidFill>
                  <a:schemeClr val="accent1">
                    <a:lumMod val="60000"/>
                  </a:schemeClr>
                </a:solidFill>
                <a:round/>
              </a:ln>
              <a:effectLst/>
            </c:spPr>
          </c:marker>
          <c:trendline>
            <c:spPr>
              <a:ln w="9525" cap="rnd">
                <a:solidFill>
                  <a:schemeClr val="accent1">
                    <a:lumMod val="60000"/>
                  </a:schemeClr>
                </a:solidFill>
              </a:ln>
              <a:effectLst/>
            </c:spPr>
            <c:trendlineType val="poly"/>
            <c:order val="6"/>
            <c:dispRSqr val="0"/>
            <c:dispEq val="0"/>
          </c:trendline>
          <c:xVal>
            <c:numRef>
              <c:f>Sheet1!$C$4:$C$12</c:f>
              <c:numCache>
                <c:formatCode>General</c:formatCode>
                <c:ptCount val="9"/>
                <c:pt idx="0">
                  <c:v>10</c:v>
                </c:pt>
                <c:pt idx="1">
                  <c:v>20</c:v>
                </c:pt>
                <c:pt idx="2">
                  <c:v>32</c:v>
                </c:pt>
                <c:pt idx="3">
                  <c:v>40</c:v>
                </c:pt>
                <c:pt idx="4">
                  <c:v>50</c:v>
                </c:pt>
                <c:pt idx="5">
                  <c:v>60</c:v>
                </c:pt>
                <c:pt idx="6">
                  <c:v>70</c:v>
                </c:pt>
                <c:pt idx="7">
                  <c:v>80</c:v>
                </c:pt>
                <c:pt idx="8">
                  <c:v>91</c:v>
                </c:pt>
              </c:numCache>
            </c:numRef>
          </c:xVal>
          <c:yVal>
            <c:numRef>
              <c:f>Sheet1!$F$82:$F$90</c:f>
              <c:numCache>
                <c:formatCode>General</c:formatCode>
                <c:ptCount val="9"/>
                <c:pt idx="0">
                  <c:v>48.32</c:v>
                </c:pt>
                <c:pt idx="1">
                  <c:v>49.58</c:v>
                </c:pt>
                <c:pt idx="2">
                  <c:v>51.43</c:v>
                </c:pt>
                <c:pt idx="3">
                  <c:v>52.31</c:v>
                </c:pt>
                <c:pt idx="4">
                  <c:v>53.37</c:v>
                </c:pt>
                <c:pt idx="5" formatCode="0.00">
                  <c:v>53.91</c:v>
                </c:pt>
                <c:pt idx="6">
                  <c:v>53.77</c:v>
                </c:pt>
                <c:pt idx="7">
                  <c:v>53.05</c:v>
                </c:pt>
                <c:pt idx="8">
                  <c:v>52.54</c:v>
                </c:pt>
              </c:numCache>
            </c:numRef>
          </c:yVal>
          <c:smooth val="0"/>
          <c:extLst>
            <c:ext xmlns:c16="http://schemas.microsoft.com/office/drawing/2014/chart" uri="{C3380CC4-5D6E-409C-BE32-E72D297353CC}">
              <c16:uniqueId val="{0000000D-0646-422D-B4B0-C1CC775988F8}"/>
            </c:ext>
          </c:extLst>
        </c:ser>
        <c:ser>
          <c:idx val="7"/>
          <c:order val="7"/>
          <c:tx>
            <c:v>UA 9750(kW/K)</c:v>
          </c:tx>
          <c:spPr>
            <a:ln w="25400" cap="rnd">
              <a:noFill/>
              <a:round/>
            </a:ln>
            <a:effectLst/>
          </c:spPr>
          <c:marker>
            <c:symbol val="dot"/>
            <c:size val="6"/>
            <c:spPr>
              <a:solidFill>
                <a:schemeClr val="accent2">
                  <a:lumMod val="60000"/>
                </a:schemeClr>
              </a:solidFill>
              <a:ln w="9525">
                <a:solidFill>
                  <a:schemeClr val="accent2">
                    <a:lumMod val="60000"/>
                  </a:schemeClr>
                </a:solidFill>
                <a:round/>
              </a:ln>
              <a:effectLst/>
            </c:spPr>
          </c:marker>
          <c:trendline>
            <c:spPr>
              <a:ln w="9525" cap="rnd">
                <a:solidFill>
                  <a:schemeClr val="accent2">
                    <a:lumMod val="60000"/>
                  </a:schemeClr>
                </a:solidFill>
              </a:ln>
              <a:effectLst/>
            </c:spPr>
            <c:trendlineType val="poly"/>
            <c:order val="6"/>
            <c:dispRSqr val="0"/>
            <c:dispEq val="0"/>
          </c:trendline>
          <c:xVal>
            <c:numRef>
              <c:f>Sheet1!$C$4:$C$12</c:f>
              <c:numCache>
                <c:formatCode>General</c:formatCode>
                <c:ptCount val="9"/>
                <c:pt idx="0">
                  <c:v>10</c:v>
                </c:pt>
                <c:pt idx="1">
                  <c:v>20</c:v>
                </c:pt>
                <c:pt idx="2">
                  <c:v>32</c:v>
                </c:pt>
                <c:pt idx="3">
                  <c:v>40</c:v>
                </c:pt>
                <c:pt idx="4">
                  <c:v>50</c:v>
                </c:pt>
                <c:pt idx="5">
                  <c:v>60</c:v>
                </c:pt>
                <c:pt idx="6">
                  <c:v>70</c:v>
                </c:pt>
                <c:pt idx="7">
                  <c:v>80</c:v>
                </c:pt>
                <c:pt idx="8">
                  <c:v>91</c:v>
                </c:pt>
              </c:numCache>
            </c:numRef>
          </c:xVal>
          <c:yVal>
            <c:numRef>
              <c:f>Sheet1!$F$95:$F$103</c:f>
              <c:numCache>
                <c:formatCode>General</c:formatCode>
                <c:ptCount val="9"/>
                <c:pt idx="0">
                  <c:v>48.37</c:v>
                </c:pt>
                <c:pt idx="1">
                  <c:v>49.64</c:v>
                </c:pt>
                <c:pt idx="2">
                  <c:v>51.49</c:v>
                </c:pt>
                <c:pt idx="3">
                  <c:v>52.37</c:v>
                </c:pt>
                <c:pt idx="4">
                  <c:v>53.43</c:v>
                </c:pt>
                <c:pt idx="5" formatCode="0.00">
                  <c:v>53.92</c:v>
                </c:pt>
                <c:pt idx="6">
                  <c:v>53.77</c:v>
                </c:pt>
                <c:pt idx="7">
                  <c:v>53.05</c:v>
                </c:pt>
                <c:pt idx="8">
                  <c:v>52.54</c:v>
                </c:pt>
              </c:numCache>
            </c:numRef>
          </c:yVal>
          <c:smooth val="0"/>
          <c:extLst>
            <c:ext xmlns:c16="http://schemas.microsoft.com/office/drawing/2014/chart" uri="{C3380CC4-5D6E-409C-BE32-E72D297353CC}">
              <c16:uniqueId val="{0000000F-0646-422D-B4B0-C1CC775988F8}"/>
            </c:ext>
          </c:extLst>
        </c:ser>
        <c:ser>
          <c:idx val="8"/>
          <c:order val="8"/>
          <c:tx>
            <c:v>UA 10750(kW/K)</c:v>
          </c:tx>
          <c:spPr>
            <a:ln w="25400" cap="rnd">
              <a:noFill/>
              <a:round/>
            </a:ln>
            <a:effectLst/>
          </c:spPr>
          <c:marker>
            <c:symbol val="dash"/>
            <c:size val="6"/>
            <c:spPr>
              <a:solidFill>
                <a:schemeClr val="accent3">
                  <a:lumMod val="60000"/>
                </a:schemeClr>
              </a:solidFill>
              <a:ln w="9525">
                <a:solidFill>
                  <a:schemeClr val="accent3">
                    <a:lumMod val="60000"/>
                  </a:schemeClr>
                </a:solidFill>
                <a:round/>
              </a:ln>
              <a:effectLst/>
            </c:spPr>
          </c:marker>
          <c:trendline>
            <c:spPr>
              <a:ln w="9525" cap="rnd">
                <a:solidFill>
                  <a:schemeClr val="accent3">
                    <a:lumMod val="60000"/>
                  </a:schemeClr>
                </a:solidFill>
              </a:ln>
              <a:effectLst/>
            </c:spPr>
            <c:trendlineType val="poly"/>
            <c:order val="6"/>
            <c:dispRSqr val="0"/>
            <c:dispEq val="0"/>
          </c:trendline>
          <c:xVal>
            <c:numRef>
              <c:f>Sheet1!$C$4:$C$12</c:f>
              <c:numCache>
                <c:formatCode>General</c:formatCode>
                <c:ptCount val="9"/>
                <c:pt idx="0">
                  <c:v>10</c:v>
                </c:pt>
                <c:pt idx="1">
                  <c:v>20</c:v>
                </c:pt>
                <c:pt idx="2">
                  <c:v>32</c:v>
                </c:pt>
                <c:pt idx="3">
                  <c:v>40</c:v>
                </c:pt>
                <c:pt idx="4">
                  <c:v>50</c:v>
                </c:pt>
                <c:pt idx="5">
                  <c:v>60</c:v>
                </c:pt>
                <c:pt idx="6">
                  <c:v>70</c:v>
                </c:pt>
                <c:pt idx="7">
                  <c:v>80</c:v>
                </c:pt>
                <c:pt idx="8">
                  <c:v>91</c:v>
                </c:pt>
              </c:numCache>
            </c:numRef>
          </c:xVal>
          <c:yVal>
            <c:numRef>
              <c:f>Sheet1!$F$108:$F$116</c:f>
              <c:numCache>
                <c:formatCode>General</c:formatCode>
                <c:ptCount val="9"/>
                <c:pt idx="0">
                  <c:v>48.42</c:v>
                </c:pt>
                <c:pt idx="1">
                  <c:v>49.69</c:v>
                </c:pt>
                <c:pt idx="2">
                  <c:v>51.54</c:v>
                </c:pt>
                <c:pt idx="3">
                  <c:v>52.41</c:v>
                </c:pt>
                <c:pt idx="4">
                  <c:v>53.47</c:v>
                </c:pt>
                <c:pt idx="5" formatCode="0.00">
                  <c:v>53.96</c:v>
                </c:pt>
                <c:pt idx="6">
                  <c:v>53.77</c:v>
                </c:pt>
                <c:pt idx="7">
                  <c:v>53.05</c:v>
                </c:pt>
                <c:pt idx="8">
                  <c:v>52.54</c:v>
                </c:pt>
              </c:numCache>
            </c:numRef>
          </c:yVal>
          <c:smooth val="0"/>
          <c:extLst>
            <c:ext xmlns:c16="http://schemas.microsoft.com/office/drawing/2014/chart" uri="{C3380CC4-5D6E-409C-BE32-E72D297353CC}">
              <c16:uniqueId val="{00000011-0646-422D-B4B0-C1CC775988F8}"/>
            </c:ext>
          </c:extLst>
        </c:ser>
        <c:dLbls>
          <c:showLegendKey val="0"/>
          <c:showVal val="0"/>
          <c:showCatName val="0"/>
          <c:showSerName val="0"/>
          <c:showPercent val="0"/>
          <c:showBubbleSize val="0"/>
        </c:dLbls>
        <c:axId val="1483947472"/>
        <c:axId val="1483954192"/>
      </c:scatterChart>
      <c:valAx>
        <c:axId val="1483947472"/>
        <c:scaling>
          <c:orientation val="minMax"/>
          <c:max val="90"/>
          <c:min val="10"/>
        </c:scaling>
        <c:delete val="0"/>
        <c:axPos val="b"/>
        <c:majorGridlines>
          <c:spPr>
            <a:ln w="3175" cap="flat" cmpd="sng" algn="ctr">
              <a:solidFill>
                <a:schemeClr val="tx1"/>
              </a:solidFill>
              <a:prstDash val="dash"/>
              <a:round/>
            </a:ln>
            <a:effectLst/>
          </c:spPr>
        </c:majorGridlines>
        <c:title>
          <c:tx>
            <c:rich>
              <a:bodyPr rot="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r>
                  <a:rPr lang="es-ES"/>
                  <a:t>% mol Krypton</a:t>
                </a:r>
              </a:p>
            </c:rich>
          </c:tx>
          <c:overlay val="0"/>
          <c:spPr>
            <a:noFill/>
            <a:ln>
              <a:noFill/>
            </a:ln>
            <a:effectLst/>
          </c:spPr>
          <c:txPr>
            <a:bodyPr rot="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crossAx val="1483954192"/>
        <c:crosses val="autoZero"/>
        <c:crossBetween val="midCat"/>
      </c:valAx>
      <c:valAx>
        <c:axId val="1483954192"/>
        <c:scaling>
          <c:orientation val="minMax"/>
          <c:max val="55"/>
          <c:min val="45"/>
        </c:scaling>
        <c:delete val="0"/>
        <c:axPos val="l"/>
        <c:majorGridlines>
          <c:spPr>
            <a:ln w="3175" cap="flat" cmpd="sng" algn="ctr">
              <a:solidFill>
                <a:schemeClr val="tx1"/>
              </a:solidFill>
              <a:prstDash val="dash"/>
              <a:round/>
            </a:ln>
            <a:effectLst/>
          </c:spPr>
        </c:majorGridlines>
        <c:title>
          <c:tx>
            <c:rich>
              <a:bodyPr rot="-540000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r>
                  <a:rPr lang="es-ES"/>
                  <a:t>Efficiency %</a:t>
                </a:r>
              </a:p>
            </c:rich>
          </c:tx>
          <c:overlay val="0"/>
          <c:spPr>
            <a:noFill/>
            <a:ln>
              <a:noFill/>
            </a:ln>
            <a:effectLst/>
          </c:spPr>
          <c:txPr>
            <a:bodyPr rot="-540000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crossAx val="1483947472"/>
        <c:crosses val="autoZero"/>
        <c:crossBetween val="midCat"/>
      </c:valAx>
      <c:spPr>
        <a:noFill/>
        <a:ln>
          <a:solidFill>
            <a:schemeClr val="tx1"/>
          </a:solidFill>
        </a:ln>
        <a:effectLst/>
      </c:spPr>
    </c:plotArea>
    <c:legend>
      <c:legendPos val="r"/>
      <c:legendEntry>
        <c:idx val="9"/>
        <c:delete val="1"/>
      </c:legendEntry>
      <c:legendEntry>
        <c:idx val="10"/>
        <c:delete val="1"/>
      </c:legendEntry>
      <c:legendEntry>
        <c:idx val="11"/>
        <c:delete val="1"/>
      </c:legendEntry>
      <c:legendEntry>
        <c:idx val="12"/>
        <c:delete val="1"/>
      </c:legendEntry>
      <c:legendEntry>
        <c:idx val="13"/>
        <c:delete val="1"/>
      </c:legendEntry>
      <c:legendEntry>
        <c:idx val="14"/>
        <c:delete val="1"/>
      </c:legendEntry>
      <c:legendEntry>
        <c:idx val="15"/>
        <c:delete val="1"/>
      </c:legendEntry>
      <c:legendEntry>
        <c:idx val="16"/>
        <c:delete val="1"/>
      </c:legendEntry>
      <c:legendEntry>
        <c:idx val="17"/>
        <c:delete val="1"/>
      </c:legendEntry>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sz="800"/>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0E2ACB-079C-4D07-A9B2-8BFF48DDA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entropy-template.dot</Template>
  <TotalTime>22</TotalTime>
  <Pages>36</Pages>
  <Words>17288</Words>
  <Characters>95086</Characters>
  <Application>Microsoft Office Word</Application>
  <DocSecurity>0</DocSecurity>
  <Lines>792</Lines>
  <Paragraphs>224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112150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Usuario</dc:creator>
  <cp:keywords/>
  <dc:description/>
  <cp:lastModifiedBy>Luis Coco Enriquez</cp:lastModifiedBy>
  <cp:revision>7</cp:revision>
  <dcterms:created xsi:type="dcterms:W3CDTF">2025-05-20T12:15:00Z</dcterms:created>
  <dcterms:modified xsi:type="dcterms:W3CDTF">2025-05-20T12:36:00Z</dcterms:modified>
</cp:coreProperties>
</file>